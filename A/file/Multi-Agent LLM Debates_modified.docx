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60144A">
      <w:pPr>
        <w:pStyle w:val="2"/>
      </w:pPr>
      <w:r>
        <w:t>Who Gets Heard? Auditing Intersectional and Demographic Biases in Multi-Agent LLM Debates</w:t>
      </w:r>
    </w:p>
    <w:p w14:paraId="58544A21">
      <w:pPr>
        <w:pStyle w:val="3"/>
      </w:pPr>
      <w:r>
        <w:t>Abstract</w:t>
      </w:r>
    </w:p>
    <w:p w14:paraId="34ACB4CC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/>
        </w:rPr>
        <w:t>随着基于大语言模型（LLM）的多智能体系统逐渐应用于社会模拟与决策辅助，模型内在的人口学偏见如何在多轮动态交互中演化和放大，成为了一个亟待解决的安全性问题。本文提出了一种全新的多智能体观点动力学审查框架（Multi-Agent Opinion Dynamics Auditing Framework），旨在探究 LLMs 在处理争议话题（阴谋论、伪科学、迷信）时，是否对不同人口学特征（种族与性别的交叉）的人设存在隐性偏见。我们构建了一个包含6个异构Agent的辩论网络，通过严格控制变量（遍历30种初始对错/中立阵营组合）和跨多个主流 LLMs的实验，量化了不同人设的“说服力（Influence）”与“固执度（Dogmatism）”。结果揭示了令人担忧的算法偏见：(1) 在持有相同正确观点时，LLMs赋予特定群体（如</w:t>
      </w:r>
      <w:r>
        <w:rPr>
          <w:rFonts w:hint="eastAsia" w:asciiTheme="minorEastAsia" w:hAnsiTheme="minorEastAsia"/>
        </w:rPr>
        <w:t>XX</w:t>
      </w:r>
      <w:r>
        <w:rPr>
          <w:rFonts w:asciiTheme="minorEastAsia" w:hAnsiTheme="minorEastAsia"/>
        </w:rPr>
        <w:t>）显著更高的群体说服率；(2) 在扮演错误观点时，LLMs 倾向于将某些群体</w:t>
      </w:r>
      <w:r>
        <w:rPr>
          <w:rFonts w:hint="eastAsia" w:asciiTheme="minorEastAsia" w:hAnsiTheme="minorEastAsia"/>
        </w:rPr>
        <w:t>（如XX）</w:t>
      </w:r>
      <w:r>
        <w:rPr>
          <w:rFonts w:asciiTheme="minorEastAsia" w:hAnsiTheme="minorEastAsia"/>
        </w:rPr>
        <w:t>塑造成更加固执和缺乏逻辑的形象；(3) 语言学特征分析表明，LLMs 会根据人设自动降级其生成文本的“权威性（Authoritativeness）”。本研究强调了在部署多智能体社区前，进行动态偏见审查（Dynamic Bias Auditing）的紧迫性。</w:t>
      </w:r>
    </w:p>
    <w:p w14:paraId="127F0429">
      <w:pPr>
        <w:pStyle w:val="3"/>
      </w:pPr>
      <w:r>
        <w:t>1. Introduction</w:t>
      </w:r>
    </w:p>
    <w:p w14:paraId="2DCF6399">
      <w:pPr>
        <w:rPr>
          <w:rFonts w:asciiTheme="minorEastAsia" w:hAnsiTheme="minorEastAsia"/>
        </w:rPr>
      </w:pPr>
      <w:r>
        <w:rPr>
          <w:rFonts w:asciiTheme="minorEastAsia" w:hAnsiTheme="minorEastAsia"/>
          <w:b/>
          <w:bCs/>
        </w:rPr>
        <w:t>背景与动机：</w:t>
      </w:r>
      <w:r>
        <w:rPr>
          <w:rFonts w:asciiTheme="minorEastAsia" w:hAnsiTheme="minorEastAsia"/>
        </w:rPr>
        <w:t> 过去对 LLM 偏见的测试（如刻板印象数据集）大多局限于单轮问答。然而，现实社会和未来的 Agent 社区是由多轮交互构成的。</w:t>
      </w:r>
    </w:p>
    <w:p w14:paraId="082CC219">
      <w:pPr>
        <w:rPr>
          <w:rFonts w:asciiTheme="minorEastAsia" w:hAnsiTheme="minorEastAsia"/>
        </w:rPr>
      </w:pPr>
      <w:r>
        <w:rPr>
          <w:rFonts w:asciiTheme="minorEastAsia" w:hAnsiTheme="minorEastAsia"/>
          <w:b/>
          <w:bCs/>
        </w:rPr>
        <w:t>核心问题：</w:t>
      </w:r>
      <w:r>
        <w:rPr>
          <w:rFonts w:asciiTheme="minorEastAsia" w:hAnsiTheme="minorEastAsia"/>
        </w:rPr>
        <w:t> 在一个信息不对称（1对，1错，4中立）的辩论场中，</w:t>
      </w:r>
      <w:r>
        <w:rPr>
          <w:rFonts w:asciiTheme="minorEastAsia" w:hAnsiTheme="minorEastAsia"/>
          <w:b/>
          <w:bCs/>
        </w:rPr>
        <w:t>仅仅因为 Agent 头顶着不同的人口学标签（Persona Prompt），LLM 是否会给予它们不同的“言论权重”？</w:t>
      </w:r>
    </w:p>
    <w:p w14:paraId="381EE092">
      <w:pPr>
        <w:rPr>
          <w:rFonts w:asciiTheme="minorEastAsia" w:hAnsiTheme="minorEastAsia"/>
        </w:rPr>
      </w:pPr>
      <w:r>
        <w:rPr>
          <w:rFonts w:asciiTheme="minorEastAsia" w:hAnsiTheme="minorEastAsia"/>
          <w:b/>
          <w:bCs/>
        </w:rPr>
        <w:t>实验设计简介：</w:t>
      </w:r>
      <w:r>
        <w:rPr>
          <w:rFonts w:asciiTheme="minorEastAsia" w:hAnsiTheme="minorEastAsia"/>
        </w:rPr>
        <w:t> 强调你的设计巧思——6个Agent，固定1个正确、1个错误、4个中立，遍历30种排列组合。这种穷举法（Exhaustive Permutation）可以完美剔除“发言顺序”和“初始立场分布”的干扰，从而</w:t>
      </w:r>
      <w:r>
        <w:rPr>
          <w:rFonts w:asciiTheme="minorEastAsia" w:hAnsiTheme="minorEastAsia"/>
          <w:b/>
          <w:bCs/>
        </w:rPr>
        <w:t>纯粹地提取出“人设变量”对最终观点收敛的贡献度</w:t>
      </w:r>
      <w:r>
        <w:rPr>
          <w:rFonts w:asciiTheme="minorEastAsia" w:hAnsiTheme="minorEastAsia"/>
        </w:rPr>
        <w:t>。</w:t>
      </w:r>
    </w:p>
    <w:p w14:paraId="139A1051">
      <w:pPr>
        <w:rPr>
          <w:rFonts w:asciiTheme="minorEastAsia" w:hAnsiTheme="minorEastAsia"/>
        </w:rPr>
      </w:pPr>
      <w:r>
        <w:rPr>
          <w:rFonts w:asciiTheme="minorEastAsia" w:hAnsiTheme="minorEastAsia"/>
          <w:b/>
          <w:bCs/>
        </w:rPr>
        <w:t>贡献 (Contributions):</w:t>
      </w:r>
    </w:p>
    <w:p w14:paraId="1870ADA6">
      <w:pPr>
        <w:pStyle w:val="37"/>
        <w:numPr>
          <w:ilvl w:val="0"/>
          <w:numId w:val="1"/>
        </w:numPr>
        <w:rPr>
          <w:rFonts w:asciiTheme="minorEastAsia" w:hAnsiTheme="minorEastAsia"/>
        </w:rPr>
      </w:pPr>
      <w:r>
        <w:rPr>
          <w:rFonts w:asciiTheme="minorEastAsia" w:hAnsiTheme="minorEastAsia"/>
        </w:rPr>
        <w:t>首次在多轮、多智能体对抗环境中量化了 LLM 的交叉性偏见（Intersectional Bias，即种族×性别）。</w:t>
      </w:r>
    </w:p>
    <w:p w14:paraId="35C271F4">
      <w:pPr>
        <w:pStyle w:val="37"/>
        <w:numPr>
          <w:ilvl w:val="0"/>
          <w:numId w:val="1"/>
        </w:numPr>
        <w:rPr>
          <w:rFonts w:asciiTheme="minorEastAsia" w:hAnsiTheme="minorEastAsia"/>
        </w:rPr>
      </w:pPr>
      <w:r>
        <w:rPr>
          <w:rFonts w:asciiTheme="minorEastAsia" w:hAnsiTheme="minorEastAsia"/>
        </w:rPr>
        <w:t>提出了两个新的计算指标：</w:t>
      </w:r>
      <w:r>
        <w:rPr>
          <w:rFonts w:asciiTheme="minorEastAsia" w:hAnsiTheme="minorEastAsia"/>
          <w:b/>
          <w:bCs/>
        </w:rPr>
        <w:t>偏见驱动的相对影响力（Bias-driven Relative Influence）</w:t>
      </w:r>
      <w:r>
        <w:rPr>
          <w:rFonts w:asciiTheme="minorEastAsia" w:hAnsiTheme="minorEastAsia"/>
        </w:rPr>
        <w:t>和 </w:t>
      </w:r>
      <w:r>
        <w:rPr>
          <w:rFonts w:asciiTheme="minorEastAsia" w:hAnsiTheme="minorEastAsia"/>
          <w:b/>
          <w:bCs/>
        </w:rPr>
        <w:t>人设依赖的固执度（Persona-dependent Dogmatism）</w:t>
      </w:r>
      <w:r>
        <w:rPr>
          <w:rFonts w:asciiTheme="minorEastAsia" w:hAnsiTheme="minorEastAsia"/>
        </w:rPr>
        <w:t>。</w:t>
      </w:r>
    </w:p>
    <w:p w14:paraId="7F9A5D67">
      <w:pPr>
        <w:pStyle w:val="37"/>
        <w:numPr>
          <w:ilvl w:val="0"/>
          <w:numId w:val="1"/>
        </w:numPr>
        <w:rPr>
          <w:rFonts w:asciiTheme="minorEastAsia" w:hAnsiTheme="minorEastAsia"/>
        </w:rPr>
      </w:pPr>
      <w:r>
        <w:rPr>
          <w:rFonts w:asciiTheme="minorEastAsia" w:hAnsiTheme="minorEastAsia"/>
        </w:rPr>
        <w:t>揭示了多款主流模型（开源与闭源）在不同话题类型下，其底层RLHF机制未能消除的深度隐性偏见。</w:t>
      </w:r>
    </w:p>
    <w:p w14:paraId="5FFE285C">
      <w:pPr>
        <w:pStyle w:val="3"/>
      </w:pPr>
      <w:commentRangeStart w:id="0"/>
      <w:r>
        <w:t>2. Related Work</w:t>
      </w:r>
      <w:commentRangeEnd w:id="0"/>
      <w:r>
        <w:rPr>
          <w:rStyle w:val="23"/>
          <w:sz w:val="40"/>
          <w:szCs w:val="40"/>
        </w:rPr>
        <w:commentReference w:id="0"/>
      </w:r>
    </w:p>
    <w:p w14:paraId="345F39A6">
      <w:pPr>
        <w:pStyle w:val="37"/>
        <w:numPr>
          <w:ilvl w:val="0"/>
          <w:numId w:val="2"/>
        </w:numPr>
        <w:rPr>
          <w:rFonts w:asciiTheme="minorEastAsia" w:hAnsiTheme="minorEastAsia"/>
        </w:rPr>
      </w:pPr>
      <w:r>
        <w:rPr>
          <w:rFonts w:asciiTheme="minorEastAsia" w:hAnsiTheme="minorEastAsia"/>
          <w:b/>
          <w:bCs/>
        </w:rPr>
        <w:t>Bias and Fairness in NLP:</w:t>
      </w:r>
      <w:r>
        <w:rPr>
          <w:rFonts w:asciiTheme="minorEastAsia" w:hAnsiTheme="minorEastAsia"/>
        </w:rPr>
        <w:t> 回顾 LLM 中的种族、性别偏见（如简历筛选偏见、职业关联偏见）。引入“交叉性（Intersectionality）”概念（Crenshaw, 1989）。</w:t>
      </w:r>
    </w:p>
    <w:p w14:paraId="4433622E">
      <w:pPr>
        <w:pStyle w:val="37"/>
        <w:numPr>
          <w:ilvl w:val="0"/>
          <w:numId w:val="2"/>
        </w:numPr>
        <w:rPr>
          <w:rFonts w:asciiTheme="minorEastAsia" w:hAnsiTheme="minorEastAsia"/>
        </w:rPr>
      </w:pPr>
      <w:r>
        <w:rPr>
          <w:rFonts w:asciiTheme="minorEastAsia" w:hAnsiTheme="minorEastAsia"/>
          <w:b/>
          <w:bCs/>
        </w:rPr>
        <w:t>Multi-Agent Dynamics and Role-playing:</w:t>
      </w:r>
      <w:r>
        <w:rPr>
          <w:rFonts w:asciiTheme="minorEastAsia" w:hAnsiTheme="minorEastAsia"/>
        </w:rPr>
        <w:t> 提及当前 Agent 角色扮演的研究，指出当前缺乏对“多体交互中偏见放大效应”的探讨。</w:t>
      </w:r>
    </w:p>
    <w:p w14:paraId="588398D7">
      <w:pPr>
        <w:pStyle w:val="3"/>
      </w:pPr>
      <w:r>
        <w:t>3. Methodology &amp; Auditing Framework</w:t>
      </w:r>
    </w:p>
    <w:p w14:paraId="7B4A92D6">
      <w:pPr>
        <w:pStyle w:val="4"/>
      </w:pPr>
      <w:r>
        <w:t>3.1 Agent 配置与交叉性人设</w:t>
      </w:r>
    </w:p>
    <w:p w14:paraId="76F01C3E">
      <w:pPr>
        <w:rPr>
          <w:rFonts w:cs="Segoe UI" w:asciiTheme="minorEastAsia" w:hAnsiTheme="minorEastAsia"/>
          <w:color w:val="232D36"/>
          <w:sz w:val="23"/>
          <w:szCs w:val="23"/>
        </w:rPr>
      </w:pPr>
      <w:r>
        <w:rPr>
          <w:rFonts w:cs="Segoe UI" w:asciiTheme="minorEastAsia" w:hAnsiTheme="minorEastAsia"/>
          <w:color w:val="232D36"/>
          <w:sz w:val="23"/>
          <w:szCs w:val="23"/>
        </w:rPr>
        <w:t>定义集合 </w:t>
      </w:r>
      <m:oMath>
        <m:r>
          <m:rPr>
            <m:sty m:val="p"/>
          </m:rPr>
          <w:rPr>
            <w:rFonts w:ascii="Cambria Math" w:hAnsi="Cambria Math"/>
          </w:rPr>
          <m:t>P={Male,Female}×{White,Black,Asian}</m:t>
        </m:r>
      </m:oMath>
      <w:r>
        <w:rPr>
          <w:rFonts w:cs="Segoe UI" w:asciiTheme="minorEastAsia" w:hAnsiTheme="minorEastAsia"/>
          <w:color w:val="232D36"/>
          <w:sz w:val="23"/>
          <w:szCs w:val="23"/>
        </w:rPr>
        <w:t>，共</w:t>
      </w:r>
      <w:r>
        <w:rPr>
          <w:rFonts w:hint="eastAsia" w:cs="Segoe UI" w:asciiTheme="minorEastAsia" w:hAnsiTheme="minorEastAsia"/>
          <w:color w:val="232D36"/>
          <w:sz w:val="23"/>
          <w:szCs w:val="23"/>
        </w:rPr>
        <w:t>6</w:t>
      </w:r>
      <w:r>
        <w:rPr>
          <w:rFonts w:cs="Segoe UI" w:asciiTheme="minorEastAsia" w:hAnsiTheme="minorEastAsia"/>
          <w:color w:val="232D36"/>
          <w:sz w:val="23"/>
          <w:szCs w:val="23"/>
        </w:rPr>
        <w:t>种人设。</w:t>
      </w:r>
    </w:p>
    <w:p w14:paraId="74787B12">
      <w:pPr>
        <w:pStyle w:val="4"/>
      </w:pPr>
      <w:r>
        <w:t>3.2 初始态遍历机制</w:t>
      </w:r>
    </w:p>
    <w:p w14:paraId="4D1647D1">
      <w:pPr>
        <w:rPr>
          <w:rFonts w:cs="Segoe UI" w:asciiTheme="minorEastAsia" w:hAnsiTheme="minorEastAsia"/>
          <w:color w:val="232D36"/>
          <w:sz w:val="23"/>
          <w:szCs w:val="23"/>
        </w:rPr>
      </w:pPr>
      <w:r>
        <w:rPr>
          <w:rFonts w:cs="Segoe UI" w:asciiTheme="minorEastAsia" w:hAnsiTheme="minorEastAsia"/>
          <w:color w:val="232D36"/>
          <w:sz w:val="23"/>
          <w:szCs w:val="23"/>
        </w:rPr>
        <w:t>为了隔离人设的影响，我们对 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Correct,Incorrect,Neutral×4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cs="Segoe UI" w:asciiTheme="minorEastAsia" w:hAnsiTheme="minorEastAsia"/>
          <w:color w:val="232D36"/>
          <w:sz w:val="23"/>
          <w:szCs w:val="23"/>
        </w:rPr>
        <w:t> 进行无放回分配，产生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×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=30</m:t>
        </m:r>
      </m:oMath>
      <w:r>
        <w:rPr>
          <w:rFonts w:cs="Segoe UI" w:asciiTheme="minorEastAsia" w:hAnsiTheme="minorEastAsia"/>
          <w:color w:val="232D36"/>
          <w:sz w:val="23"/>
          <w:szCs w:val="23"/>
        </w:rPr>
        <w:t> 个独立平行的辩论宇宙（Parallel Debate Universes）。</w:t>
      </w:r>
    </w:p>
    <w:p w14:paraId="739995F6">
      <w:pPr>
        <w:pStyle w:val="4"/>
      </w:pPr>
      <w:r>
        <w:t>3.3 争议话题库</w:t>
      </w:r>
    </w:p>
    <w:p w14:paraId="4F78C73E">
      <w:pPr>
        <w:pStyle w:val="37"/>
        <w:numPr>
          <w:ilvl w:val="0"/>
          <w:numId w:val="3"/>
        </w:numPr>
        <w:rPr>
          <w:rFonts w:asciiTheme="minorEastAsia" w:hAnsiTheme="minorEastAsia"/>
        </w:rPr>
      </w:pPr>
      <w:r>
        <w:rPr>
          <w:rFonts w:asciiTheme="minorEastAsia" w:hAnsiTheme="minorEastAsia"/>
        </w:rPr>
        <w:t>列出 6 个话题（阴谋论、伪科学、迷信）。</w:t>
      </w:r>
    </w:p>
    <w:p w14:paraId="7A2A52C0">
      <w:pPr>
        <w:pStyle w:val="37"/>
        <w:numPr>
          <w:ilvl w:val="0"/>
          <w:numId w:val="3"/>
        </w:numPr>
        <w:rPr>
          <w:rFonts w:asciiTheme="minorEastAsia" w:hAnsiTheme="minorEastAsia"/>
        </w:rPr>
      </w:pPr>
      <w:r>
        <w:rPr>
          <w:rFonts w:asciiTheme="minorEastAsia" w:hAnsiTheme="minorEastAsia"/>
        </w:rPr>
        <w:t>假设：LLM 在“阴谋论”上的偏见可能与“迷信”不同。</w:t>
      </w:r>
    </w:p>
    <w:p w14:paraId="44B5980B">
      <w:pPr>
        <w:pStyle w:val="4"/>
      </w:pPr>
      <w:r>
        <w:t>3.4 评估指标定义</w:t>
      </w:r>
    </w:p>
    <w:p w14:paraId="0596C76D">
      <w:pPr>
        <w:pStyle w:val="37"/>
        <w:numPr>
          <w:ilvl w:val="0"/>
          <w:numId w:val="4"/>
        </w:numPr>
        <w:rPr>
          <w:rFonts w:asciiTheme="minorEastAsia" w:hAnsiTheme="minorEastAsia"/>
        </w:rPr>
      </w:pPr>
      <w:r>
        <w:rPr>
          <w:rFonts w:asciiTheme="minorEastAsia" w:hAnsiTheme="minorEastAsia"/>
        </w:rPr>
        <w:t>动态观点打分 (Dynamic Stance Scoring):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)∈[−1,1]</m:t>
        </m:r>
      </m:oMath>
      <w:r>
        <w:rPr>
          <w:rFonts w:asciiTheme="minorEastAsia" w:hAnsiTheme="minorEastAsia"/>
        </w:rPr>
        <w:t>，通过独立的</w:t>
      </w:r>
      <w:commentRangeStart w:id="1"/>
      <w:r>
        <w:rPr>
          <w:rFonts w:asciiTheme="minorEastAsia" w:hAnsiTheme="minorEastAsia"/>
        </w:rPr>
        <w:t>LLM-as-a-Judge</w:t>
      </w:r>
      <w:commentRangeEnd w:id="1"/>
      <w:r>
        <w:rPr>
          <w:rStyle w:val="23"/>
          <w:rFonts w:asciiTheme="minorEastAsia" w:hAnsiTheme="minorEastAsia"/>
          <w:szCs w:val="22"/>
        </w:rPr>
        <w:commentReference w:id="1"/>
      </w:r>
      <w:r>
        <w:rPr>
          <w:rFonts w:asciiTheme="minorEastAsia" w:hAnsiTheme="minorEastAsia"/>
        </w:rPr>
        <w:t>提取第 </w:t>
      </w:r>
      <m:oMath>
        <m:r>
          <m:rPr>
            <m:sty m:val="p"/>
          </m:rPr>
          <w:rPr>
            <w:rFonts w:ascii="Cambria Math" w:hAnsi="Cambria Math"/>
          </w:rPr>
          <m:t>t</m:t>
        </m:r>
      </m:oMath>
      <w:r>
        <w:rPr>
          <w:rFonts w:asciiTheme="minorEastAsia" w:hAnsiTheme="minorEastAsia"/>
        </w:rPr>
        <w:t> 轮的立场。</w:t>
      </w:r>
    </w:p>
    <w:p w14:paraId="046D4385">
      <w:pPr>
        <w:pStyle w:val="37"/>
        <w:numPr>
          <w:ilvl w:val="0"/>
          <w:numId w:val="4"/>
        </w:numPr>
        <w:rPr>
          <w:rFonts w:asciiTheme="minorEastAsia" w:hAnsiTheme="minorEastAsia"/>
        </w:rPr>
      </w:pPr>
      <w:r>
        <w:rPr>
          <w:rFonts w:asciiTheme="minorEastAsia" w:hAnsiTheme="minorEastAsia"/>
        </w:rPr>
        <w:t>说服力指数 (Influence Index)</w:t>
      </w:r>
      <w:r>
        <w:rPr>
          <w:rFonts w:hint="eastAsia" w:asciiTheme="minorEastAsia" w:hAnsiTheme="minorEastAsia"/>
        </w:rPr>
        <w:t>计算公式</w:t>
      </w:r>
    </w:p>
    <w:p w14:paraId="5DCA16E2">
      <w:p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当目标智能体（target_agent）的观点发生了改变，它一定受到了若干源智能体（source_agent）的影响。具体而言，在第i轮，若某个target_agent发生了观点的改变（从</w:t>
      </w:r>
      <m:oMath>
        <m:sSub>
          <m:sSubPr>
            <m:ctrlPr>
              <w:rPr>
                <w:rFonts w:hint="default" w:ascii="Cambria Math" w:hAnsi="Cambria Math" w:cs="Cambria Math" w:eastAsiaTheme="minorEastAsia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Cambria Math" w:eastAsiaTheme="minorEastAsia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m:t>op</m:t>
            </m:r>
            <m:ctrlPr>
              <w:rPr>
                <w:rFonts w:hint="default" w:ascii="Cambria Math" w:hAnsi="Cambria Math" w:cs="Cambria Math" w:eastAsiaTheme="minorEastAsia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Cambria Math" w:eastAsiaTheme="minorEastAsia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m:t>i−1</m:t>
            </m:r>
            <m:ctrlPr>
              <w:rPr>
                <w:rFonts w:hint="default" w:ascii="Cambria Math" w:hAnsi="Cambria Math" w:cs="Cambria Math" w:eastAsiaTheme="minorEastAsia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m:ctrlPr>
          </m:sub>
        </m:sSub>
      </m:oMath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变成了</w:t>
      </w:r>
      <m:oMath>
        <m:sSub>
          <m:sSubPr>
            <m:ctrlPr>
              <w:rPr>
                <w:rFonts w:hint="default" w:ascii="Cambria Math" w:hAnsi="Cambria Math" w:cs="Cambria Math" w:eastAsiaTheme="minorEastAsia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Cambria Math" w:eastAsiaTheme="minorEastAsia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m:t>op</m:t>
            </m:r>
            <m:ctrlPr>
              <w:rPr>
                <w:rFonts w:hint="default" w:ascii="Cambria Math" w:hAnsi="Cambria Math" w:cs="Cambria Math" w:eastAsiaTheme="minorEastAsia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Cambria Math" w:eastAsiaTheme="minorEastAsia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m:t>i</m:t>
            </m:r>
            <m:ctrlPr>
              <w:rPr>
                <w:rFonts w:hint="default" w:ascii="Cambria Math" w:hAnsi="Cambria Math" w:cs="Cambria Math" w:eastAsiaTheme="minorEastAsia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m:ctrlPr>
          </m:sub>
        </m:sSub>
      </m:oMath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），共有n个source_agent对其产生了影响，则这n个source_agent产生的总影响力计算如下：</w:t>
      </w:r>
    </w:p>
    <w:p w14:paraId="3CCA7883">
      <w:p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m:oMathPara>
        <m:oMath>
          <m:r>
            <m:rPr>
              <m:sty m:val="p"/>
            </m:rPr>
            <w:rPr>
              <w:rFonts w:hint="default" w:ascii="Cambria Math" w:hAnsi="Cambria Math" w:cs="Cambria Math" w:eastAsiaTheme="minorEastAsia"/>
              <w:kern w:val="2"/>
              <w:sz w:val="21"/>
              <w:szCs w:val="22"/>
              <w:lang w:val="en-US" w:eastAsia="zh-CN" w:bidi="ar-SA"/>
              <w14:ligatures w14:val="standardContextual"/>
            </w:rPr>
            <m:t>influence=</m:t>
          </m:r>
          <m:r>
            <m:rPr>
              <m:sty m:val="p"/>
            </m:rPr>
            <w:rPr>
              <w:rFonts w:hint="eastAsia" w:ascii="Cambria Math" w:hAnsi="Cambria Math" w:cs="Cambria Math"/>
              <w:kern w:val="2"/>
              <w:sz w:val="21"/>
              <w:szCs w:val="22"/>
              <w:lang w:val="en-US" w:eastAsia="zh-CN" w:bidi="ar-SA"/>
              <w14:ligatures w14:val="standardContextual"/>
            </w:rPr>
            <m:t>f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2"/>
              <w:lang w:val="en-US" w:eastAsia="zh-CN" w:bidi="ar-SA"/>
              <w14:ligatures w14:val="standardContextual"/>
            </w:rPr>
            <m:t>(i,y)=</m:t>
          </m:r>
          <m:sSup>
            <m:sSupPr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  <m:t>1.2</m:t>
              </m:r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  <m:t>−i</m:t>
              </m:r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 w:cs="Cambria Math" w:eastAsiaTheme="minorEastAsia"/>
                          <w:kern w:val="2"/>
                          <w:sz w:val="21"/>
                          <w:szCs w:val="22"/>
                          <w:lang w:val="en-US" w:eastAsia="zh-CN" w:bidi="ar-SA"/>
                          <w14:ligatures w14:val="standardContextua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 w:eastAsiaTheme="minorEastAsia"/>
                          <w:kern w:val="2"/>
                          <w:sz w:val="21"/>
                          <w:szCs w:val="22"/>
                          <w:lang w:val="en-US" w:eastAsia="zh-CN" w:bidi="ar-SA"/>
                          <w14:ligatures w14:val="standardContextual"/>
                        </w:rPr>
                        <m:t>op</m:t>
                      </m:r>
                      <m:ctrlPr>
                        <w:rPr>
                          <w:rFonts w:hint="default" w:ascii="Cambria Math" w:hAnsi="Cambria Math" w:cs="Cambria Math" w:eastAsiaTheme="minorEastAsia"/>
                          <w:kern w:val="2"/>
                          <w:sz w:val="21"/>
                          <w:szCs w:val="22"/>
                          <w:lang w:val="en-US" w:eastAsia="zh-CN" w:bidi="ar-SA"/>
                          <w14:ligatures w14:val="standardContextual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 w:eastAsiaTheme="minorEastAsia"/>
                          <w:kern w:val="2"/>
                          <w:sz w:val="21"/>
                          <w:szCs w:val="22"/>
                          <w:lang w:val="en-US" w:eastAsia="zh-CN" w:bidi="ar-SA"/>
                          <w14:ligatures w14:val="standardContextual"/>
                        </w:rPr>
                        <m:t>i</m:t>
                      </m:r>
                      <m:ctrlPr>
                        <w:rPr>
                          <w:rFonts w:hint="default" w:ascii="Cambria Math" w:hAnsi="Cambria Math" w:cs="Cambria Math" w:eastAsiaTheme="minorEastAsia"/>
                          <w:kern w:val="2"/>
                          <w:sz w:val="21"/>
                          <w:szCs w:val="22"/>
                          <w:lang w:val="en-US" w:eastAsia="zh-CN" w:bidi="ar-SA"/>
                          <w14:ligatures w14:val="standardContextual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cs="Cambria Math" w:eastAsiaTheme="minorEastAsia"/>
                          <w:kern w:val="2"/>
                          <w:sz w:val="21"/>
                          <w:szCs w:val="22"/>
                          <w:lang w:val="en-US" w:eastAsia="zh-CN" w:bidi="ar-SA"/>
                          <w14:ligatures w14:val="standardContextua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 w:eastAsiaTheme="minorEastAsia"/>
                          <w:kern w:val="2"/>
                          <w:sz w:val="21"/>
                          <w:szCs w:val="22"/>
                          <w:lang w:val="en-US" w:eastAsia="zh-CN" w:bidi="ar-SA"/>
                          <w14:ligatures w14:val="standardContextual"/>
                        </w:rPr>
                        <m:t>op</m:t>
                      </m:r>
                      <m:ctrlPr>
                        <w:rPr>
                          <w:rFonts w:hint="default" w:ascii="Cambria Math" w:hAnsi="Cambria Math" w:cs="Cambria Math" w:eastAsiaTheme="minorEastAsia"/>
                          <w:kern w:val="2"/>
                          <w:sz w:val="21"/>
                          <w:szCs w:val="22"/>
                          <w:lang w:val="en-US" w:eastAsia="zh-CN" w:bidi="ar-SA"/>
                          <w14:ligatures w14:val="standardContextual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 w:eastAsiaTheme="minorEastAsia"/>
                          <w:kern w:val="2"/>
                          <w:sz w:val="21"/>
                          <w:szCs w:val="22"/>
                          <w:lang w:val="en-US" w:eastAsia="zh-CN" w:bidi="ar-SA"/>
                          <w14:ligatures w14:val="standardContextual"/>
                        </w:rPr>
                        <m:t>i−1</m:t>
                      </m:r>
                      <m:ctrlPr>
                        <w:rPr>
                          <w:rFonts w:hint="default" w:ascii="Cambria Math" w:hAnsi="Cambria Math" w:cs="Cambria Math" w:eastAsiaTheme="minorEastAsia"/>
                          <w:kern w:val="2"/>
                          <w:sz w:val="21"/>
                          <w:szCs w:val="22"/>
                          <w:lang w:val="en-US" w:eastAsia="zh-CN" w:bidi="ar-SA"/>
                          <w14:ligatures w14:val="standardContextual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</m:ctrlPr>
                </m:e>
              </m:d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  <m:t>1.08</m:t>
              </m:r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Cambria Math" w:eastAsiaTheme="minorEastAsia"/>
              <w:kern w:val="2"/>
              <w:sz w:val="21"/>
              <w:szCs w:val="22"/>
              <w:lang w:val="en-US" w:eastAsia="zh-CN" w:bidi="ar-SA"/>
              <w14:ligatures w14:val="standardContextual"/>
            </w:rPr>
            <m:t>,i∈</m:t>
          </m:r>
          <m:d>
            <m:dPr>
              <m:begChr m:val="["/>
              <m:endChr m:val="]"/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  <m:t>1,10</m:t>
              </m:r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2"/>
              <w:lang w:val="en-US" w:eastAsia="zh-CN" w:bidi="ar-SA"/>
              <w14:ligatures w14:val="standardContextual"/>
            </w:rPr>
            <m:t>,y=</m:t>
          </m:r>
          <m:d>
            <m:dPr>
              <m:begChr m:val="|"/>
              <m:endChr m:val="|"/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  <m:t>op</m:t>
                  </m:r>
                  <m:ctrl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  <m:t>i</m:t>
                  </m:r>
                  <m:ctrl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  <m:t>op</m:t>
                  </m:r>
                  <m:ctrl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  <m:t>i−1</m:t>
                  </m:r>
                  <m:ctrl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</m:ctrlPr>
                </m:sub>
              </m:sSub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e>
          </m:d>
        </m:oMath>
      </m:oMathPara>
    </w:p>
    <w:p w14:paraId="17215F15">
      <w:p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其中，influence</w:t>
      </w:r>
      <w:r>
        <w:rPr>
          <w:rFonts w:hint="eastAsia" w:ascii="Cambria Math" w:hAnsi="Cambria Math" w:cs="Cambria Math"/>
          <w:kern w:val="2"/>
          <w:sz w:val="21"/>
          <w:szCs w:val="22"/>
          <w:lang w:val="en-US" w:eastAsia="zh-CN" w:bidi="ar-SA"/>
          <w14:ligatures w14:val="standardContextual"/>
        </w:rPr>
        <w:t>表示</w:t>
      </w: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发生一次观点变化事件时，产生的总影响力值，i是辩论的轮数，</w:t>
      </w:r>
      <m:oMath>
        <m:r>
          <m:rPr>
            <m:sty m:val="p"/>
          </m:rPr>
          <w:rPr>
            <w:rFonts w:hint="default" w:ascii="Cambria Math" w:hAnsi="Cambria Math" w:cs="Cambria Math"/>
            <w:kern w:val="2"/>
            <w:sz w:val="21"/>
            <w:szCs w:val="22"/>
            <w:lang w:val="en-US" w:eastAsia="zh-CN" w:bidi="ar-SA"/>
            <w14:ligatures w14:val="standardContextual"/>
          </w:rPr>
          <m:t>y=</m:t>
        </m:r>
        <m:d>
          <m:dPr>
            <m:begChr m:val="|"/>
            <m:endChr m:val="|"/>
            <m:ctrlPr>
              <w:rPr>
                <w:rFonts w:hint="default" w:ascii="Cambria Math" w:hAnsi="Cambria Math" w:cs="Cambria Math" w:eastAsiaTheme="minorEastAsia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Cambria Math" w:eastAsiaTheme="minorEastAsia"/>
                    <w:kern w:val="2"/>
                    <w:sz w:val="21"/>
                    <w:szCs w:val="22"/>
                    <w:lang w:val="en-US" w:eastAsia="zh-CN" w:bidi="ar-SA"/>
                    <w14:ligatures w14:val="standardContextual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Cambria Math" w:eastAsiaTheme="minorEastAsia"/>
                    <w:kern w:val="2"/>
                    <w:sz w:val="21"/>
                    <w:szCs w:val="22"/>
                    <w:lang w:val="en-US" w:eastAsia="zh-CN" w:bidi="ar-SA"/>
                    <w14:ligatures w14:val="standardContextual"/>
                  </w:rPr>
                  <m:t>op</m:t>
                </m:r>
                <m:ctrlPr>
                  <w:rPr>
                    <w:rFonts w:hint="default" w:ascii="Cambria Math" w:hAnsi="Cambria Math" w:cs="Cambria Math" w:eastAsiaTheme="minorEastAsia"/>
                    <w:kern w:val="2"/>
                    <w:sz w:val="21"/>
                    <w:szCs w:val="22"/>
                    <w:lang w:val="en-US" w:eastAsia="zh-CN" w:bidi="ar-SA"/>
                    <w14:ligatures w14:val="standardContextual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Cambria Math" w:eastAsiaTheme="minorEastAsia"/>
                    <w:kern w:val="2"/>
                    <w:sz w:val="21"/>
                    <w:szCs w:val="22"/>
                    <w:lang w:val="en-US" w:eastAsia="zh-CN" w:bidi="ar-SA"/>
                    <w14:ligatures w14:val="standardContextual"/>
                  </w:rPr>
                  <m:t>i</m:t>
                </m:r>
                <m:ctrlPr>
                  <w:rPr>
                    <w:rFonts w:hint="default" w:ascii="Cambria Math" w:hAnsi="Cambria Math" w:cs="Cambria Math" w:eastAsiaTheme="minorEastAsia"/>
                    <w:kern w:val="2"/>
                    <w:sz w:val="21"/>
                    <w:szCs w:val="22"/>
                    <w:lang w:val="en-US" w:eastAsia="zh-CN" w:bidi="ar-SA"/>
                    <w14:ligatures w14:val="standardContextual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Cambria Math" w:eastAsiaTheme="minorEastAsia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m:t>−</m:t>
            </m:r>
            <m:sSub>
              <m:sSubPr>
                <m:ctrlPr>
                  <w:rPr>
                    <w:rFonts w:hint="default" w:ascii="Cambria Math" w:hAnsi="Cambria Math" w:cs="Cambria Math" w:eastAsiaTheme="minorEastAsia"/>
                    <w:kern w:val="2"/>
                    <w:sz w:val="21"/>
                    <w:szCs w:val="22"/>
                    <w:lang w:val="en-US" w:eastAsia="zh-CN" w:bidi="ar-SA"/>
                    <w14:ligatures w14:val="standardContextual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Cambria Math" w:eastAsiaTheme="minorEastAsia"/>
                    <w:kern w:val="2"/>
                    <w:sz w:val="21"/>
                    <w:szCs w:val="22"/>
                    <w:lang w:val="en-US" w:eastAsia="zh-CN" w:bidi="ar-SA"/>
                    <w14:ligatures w14:val="standardContextual"/>
                  </w:rPr>
                  <m:t>op</m:t>
                </m:r>
                <m:ctrlPr>
                  <w:rPr>
                    <w:rFonts w:hint="default" w:ascii="Cambria Math" w:hAnsi="Cambria Math" w:cs="Cambria Math" w:eastAsiaTheme="minorEastAsia"/>
                    <w:kern w:val="2"/>
                    <w:sz w:val="21"/>
                    <w:szCs w:val="22"/>
                    <w:lang w:val="en-US" w:eastAsia="zh-CN" w:bidi="ar-SA"/>
                    <w14:ligatures w14:val="standardContextual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Cambria Math" w:eastAsiaTheme="minorEastAsia"/>
                    <w:kern w:val="2"/>
                    <w:sz w:val="21"/>
                    <w:szCs w:val="22"/>
                    <w:lang w:val="en-US" w:eastAsia="zh-CN" w:bidi="ar-SA"/>
                    <w14:ligatures w14:val="standardContextual"/>
                  </w:rPr>
                  <m:t>i−1</m:t>
                </m:r>
                <m:ctrlPr>
                  <w:rPr>
                    <w:rFonts w:hint="default" w:ascii="Cambria Math" w:hAnsi="Cambria Math" w:cs="Cambria Math" w:eastAsiaTheme="minorEastAsia"/>
                    <w:kern w:val="2"/>
                    <w:sz w:val="21"/>
                    <w:szCs w:val="22"/>
                    <w:lang w:val="en-US" w:eastAsia="zh-CN" w:bidi="ar-SA"/>
                    <w14:ligatures w14:val="standardContextual"/>
                  </w:rPr>
                </m:ctrlPr>
              </m:sub>
            </m:sSub>
            <m:ctrlPr>
              <w:rPr>
                <w:rFonts w:hint="default" w:ascii="Cambria Math" w:hAnsi="Cambria Math" w:cs="Cambria Math" w:eastAsiaTheme="minorEastAsia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m:ctrlPr>
          </m:e>
        </m:d>
      </m:oMath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表示观点改变的差值，</w:t>
      </w:r>
      <m:oMath>
        <m:sSub>
          <m:sSubPr>
            <m:ctrlPr>
              <w:rPr>
                <w:rFonts w:hint="default" w:ascii="Cambria Math" w:hAnsi="Cambria Math" w:cs="Cambria Math" w:eastAsiaTheme="minorEastAsia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Cambria Math" w:eastAsiaTheme="minorEastAsia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m:t>op</m:t>
            </m:r>
            <m:ctrlPr>
              <w:rPr>
                <w:rFonts w:hint="default" w:ascii="Cambria Math" w:hAnsi="Cambria Math" w:cs="Cambria Math" w:eastAsiaTheme="minorEastAsia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Cambria Math" w:eastAsiaTheme="minorEastAsia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m:t>i</m:t>
            </m:r>
            <m:ctrlPr>
              <w:rPr>
                <w:rFonts w:hint="default" w:ascii="Cambria Math" w:hAnsi="Cambria Math" w:cs="Cambria Math" w:eastAsiaTheme="minorEastAsia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m:ctrlPr>
          </m:sub>
        </m:sSub>
      </m:oMath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表示某agent第i轮的观点</w:t>
      </w:r>
      <w:r>
        <w:rPr>
          <w:rFonts w:hint="eastAsia" w:ascii="Cambria Math" w:hAnsi="Cambria Math" w:cs="Cambria Math"/>
          <w:kern w:val="2"/>
          <w:sz w:val="21"/>
          <w:szCs w:val="22"/>
          <w:lang w:val="en-US" w:eastAsia="zh-CN" w:bidi="ar-SA"/>
          <w14:ligatures w14:val="standardContextual"/>
        </w:rPr>
        <w:t>，</w:t>
      </w: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其中</w:t>
      </w:r>
      <m:oMath>
        <m:sSub>
          <m:sSubPr>
            <m:ctrlPr>
              <w:rPr>
                <w:rFonts w:hint="default" w:ascii="Cambria Math" w:hAnsi="Cambria Math" w:cs="Cambria Math" w:eastAsiaTheme="minorEastAsia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Cambria Math" w:eastAsiaTheme="minorEastAsia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m:t>op</m:t>
            </m:r>
            <m:ctrlPr>
              <w:rPr>
                <w:rFonts w:hint="default" w:ascii="Cambria Math" w:hAnsi="Cambria Math" w:cs="Cambria Math" w:eastAsiaTheme="minorEastAsia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Cambria Math" w:eastAsiaTheme="minorEastAsia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m:t>0</m:t>
            </m:r>
            <m:ctrlPr>
              <w:rPr>
                <w:rFonts w:hint="default" w:ascii="Cambria Math" w:hAnsi="Cambria Math" w:cs="Cambria Math" w:eastAsiaTheme="minorEastAsia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m:ctrlPr>
          </m:sub>
        </m:sSub>
      </m:oMath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表示原始观点。</w:t>
      </w:r>
    </w:p>
    <w:p w14:paraId="152D4CFA">
      <w:p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影响力</w:t>
      </w:r>
      <w:r>
        <w:rPr>
          <w:rFonts w:hint="eastAsia" w:ascii="Cambria Math" w:hAnsi="Cambria Math" w:cs="Cambria Math"/>
          <w:kern w:val="2"/>
          <w:sz w:val="21"/>
          <w:szCs w:val="22"/>
          <w:lang w:val="en-US" w:eastAsia="zh-CN" w:bidi="ar-SA"/>
          <w14:ligatures w14:val="standardContextual"/>
        </w:rPr>
        <w:t>具有</w:t>
      </w:r>
    </w:p>
    <w:p w14:paraId="374A94C6">
      <w:p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 xml:space="preserve">I) </w:t>
      </w:r>
      <m:oMath>
        <m:f>
          <m:fPr>
            <m:ctrlPr>
              <w:rPr>
                <w:rFonts w:hint="default" w:ascii="Cambria Math" w:hAnsi="Cambria Math" w:cs="Cambria Math"/>
                <w:b w:val="0"/>
                <w:i w:val="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Cambria Math"/>
                <w:lang w:val="en-US" w:eastAsia="zh-CN"/>
              </w:rPr>
              <m:t>∂f</m:t>
            </m:r>
            <m:ctrlPr>
              <w:rPr>
                <w:rFonts w:hint="default" w:ascii="Cambria Math" w:hAnsi="Cambria Math" w:cs="Cambria Math"/>
                <w:b w:val="0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Cambria Math"/>
                <w:lang w:val="en-US" w:eastAsia="zh-CN"/>
              </w:rPr>
              <m:t>∂i</m:t>
            </m:r>
            <m:ctrlPr>
              <w:rPr>
                <w:rFonts w:hint="default" w:ascii="Cambria Math" w:hAnsi="Cambria Math" w:cs="Cambria Math"/>
                <w:b w:val="0"/>
                <w:i w:val="0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Cambria Math" w:hAnsi="Cambria Math" w:cs="Cambria Math"/>
            <w:lang w:val="en-US" w:eastAsia="zh-CN"/>
          </w:rPr>
          <m:t xml:space="preserve">&lt; 0  ,  </m:t>
        </m:r>
        <m:f>
          <m:fPr>
            <m:ctrlPr>
              <w:rPr>
                <w:rFonts w:hint="default" w:ascii="Cambria Math" w:hAnsi="Cambria Math" w:cs="Cambria Math"/>
                <w:b w:val="0"/>
                <w:i w:val="0"/>
                <w:lang w:val="en-US" w:eastAsia="zh-C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Cambria Math"/>
                    <w:b w:val="0"/>
                    <w:i w:val="0"/>
                    <w:lang w:val="en-US"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lang w:val="en-US" w:eastAsia="zh-CN"/>
                  </w:rPr>
                  <m:t>∂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lang w:val="en-US" w:eastAsia="zh-CN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Cambria Math"/>
                <w:lang w:val="en-US" w:eastAsia="zh-CN"/>
              </w:rPr>
              <m:t>f</m:t>
            </m:r>
            <m:ctrlPr>
              <w:rPr>
                <w:rFonts w:hint="default" w:ascii="Cambria Math" w:hAnsi="Cambria Math" w:cs="Cambria Math"/>
                <w:b w:val="0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Cambria Math"/>
                <w:lang w:val="en-US" w:eastAsia="zh-CN"/>
              </w:rPr>
              <m:t>∂</m:t>
            </m:r>
            <m:sSup>
              <m:sSupPr>
                <m:ctrlPr>
                  <w:rPr>
                    <w:rFonts w:hint="default" w:ascii="Cambria Math" w:hAnsi="Cambria Math" w:cs="Cambria Math"/>
                    <w:b w:val="0"/>
                    <w:i w:val="0"/>
                    <w:lang w:val="en-US"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Cambria Math"/>
                <w:b w:val="0"/>
                <w:i w:val="0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Cambria Math" w:hAnsi="Cambria Math" w:cs="Cambria Math"/>
            <w:lang w:val="en-US" w:eastAsia="zh-CN"/>
          </w:rPr>
          <m:t>&gt; 0</m:t>
        </m:r>
      </m:oMath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，因此随着辩论轮数的增加，即使观点改变的差值相同，影响力也会变弱，这是因为第i轮的辩论结束后，agent会根据自己的记忆执行反思，再进行观点更改，轮数越多，其记忆的内容就越多，此时的影响力就越弱。同时根据边界递减效应，影响力随辩论轮数的衰减是凸衰减而不是线性的。</w:t>
      </w:r>
    </w:p>
    <w:p w14:paraId="7503E22E">
      <w:pPr>
        <w:widowControl/>
        <w:numPr>
          <w:ilvl w:val="0"/>
          <w:numId w:val="0"/>
        </w:numPr>
        <w:spacing w:beforeAutospacing="1" w:afterAutospacing="1"/>
        <w:ind w:left="0" w:firstLine="0"/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 xml:space="preserve">II) </w:t>
      </w:r>
      <m:oMath>
        <m:f>
          <m:fPr>
            <m:ctrlPr>
              <w:rPr>
                <w:rFonts w:hint="default" w:ascii="Cambria Math" w:hAnsi="Cambria Math" w:cs="Cambria Math"/>
                <w:b w:val="0"/>
                <w:i w:val="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Cambria Math"/>
                <w:lang w:val="en-US" w:eastAsia="zh-CN"/>
              </w:rPr>
              <m:t>∂f</m:t>
            </m:r>
            <m:ctrlPr>
              <w:rPr>
                <w:rFonts w:hint="default" w:ascii="Cambria Math" w:hAnsi="Cambria Math" w:cs="Cambria Math"/>
                <w:b w:val="0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Cambria Math"/>
                <w:lang w:val="en-US" w:eastAsia="zh-CN"/>
              </w:rPr>
              <m:t>∂y</m:t>
            </m:r>
            <m:ctrlPr>
              <w:rPr>
                <w:rFonts w:hint="default" w:ascii="Cambria Math" w:hAnsi="Cambria Math" w:cs="Cambria Math"/>
                <w:b w:val="0"/>
                <w:i w:val="0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Cambria Math" w:hAnsi="Cambria Math" w:cs="Cambria Math"/>
            <w:lang w:val="en-US" w:eastAsia="zh-CN"/>
          </w:rPr>
          <m:t>&gt; 0</m:t>
        </m:r>
      </m:oMath>
      <w:r>
        <m:rPr/>
        <w:rPr>
          <w:rFonts w:hint="eastAsia" w:hAnsi="Cambria Math" w:cs="Cambria Math"/>
          <w:b w:val="0"/>
          <w:i w:val="0"/>
          <w:lang w:val="en-US" w:eastAsia="zh-CN"/>
        </w:rPr>
        <w:t>,</w:t>
      </w: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这意味着观点改变的幅度越大，影响力越高。</w:t>
      </w:r>
    </w:p>
    <w:p w14:paraId="3E12E761">
      <w:pPr>
        <w:pStyle w:val="16"/>
        <w:widowControl/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【</w:t>
      </w:r>
    </w:p>
    <w:p w14:paraId="5FE92DAF">
      <w:pPr>
        <w:pStyle w:val="16"/>
        <w:widowControl/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 xml:space="preserve">Bochner, S. &amp; Insko, C. A. (1966). Communicator discrepancy, source credibility, and opinion change. Journal of Personality and Social Psychology, 4(6), 614-621. </w:t>
      </w:r>
    </w:p>
    <w:p w14:paraId="4CB31ACC">
      <w:pPr>
        <w:pStyle w:val="16"/>
        <w:widowControl/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 xml:space="preserve">Sherif, C. W., Sherif, M., &amp; Nebergall, R. E. (1965). Attitude and Attitude Change: The Social Judgment-Involvement Approach. Philadelphia: W. B. Saunders. </w:t>
      </w:r>
    </w:p>
    <w:p w14:paraId="6A831741">
      <w:pPr>
        <w:pStyle w:val="16"/>
        <w:widowControl/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两篇说的是改变幅度越大，影响力越大</w:t>
      </w:r>
    </w:p>
    <w:p w14:paraId="29A108D9">
      <w:pPr>
        <w:pStyle w:val="16"/>
        <w:widowControl/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】</w:t>
      </w:r>
    </w:p>
    <w:p w14:paraId="3C65684A">
      <w:p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 xml:space="preserve">III) </w:t>
      </w: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ab/>
      </w: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Cambria Math" w:eastAsiaTheme="minorEastAsia"/>
            <w:kern w:val="2"/>
            <w:sz w:val="21"/>
            <w:szCs w:val="22"/>
            <w:lang w:val="en-US" w:eastAsia="zh-CN" w:bidi="ar-SA"/>
            <w14:ligatures w14:val="standardContextual"/>
          </w:rPr>
          <m:t xml:space="preserve"> f(i,2) &gt; f(i,1) + f(i+1,1) &gt; f(i+1,2) &gt; f(i,1) + f(i+2,1)</m:t>
        </m:r>
      </m:oMath>
    </w:p>
    <w:p w14:paraId="378B981C">
      <w:p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</w:p>
    <w:p w14:paraId="6F40D9D3">
      <w:p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m:oMath>
        <m:r>
          <m:rPr>
            <m:sty m:val="p"/>
          </m:rPr>
          <w:rPr>
            <w:rFonts w:hint="default" w:ascii="Cambria Math" w:hAnsi="Cambria Math" w:cs="Cambria Math" w:eastAsiaTheme="minorEastAsia"/>
            <w:kern w:val="2"/>
            <w:sz w:val="21"/>
            <w:szCs w:val="22"/>
            <w:lang w:val="en-US" w:eastAsia="zh-CN" w:bidi="ar-SA"/>
            <w14:ligatures w14:val="standardContextual"/>
          </w:rPr>
          <m:t>f(i,2)</m:t>
        </m:r>
      </m:oMath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 xml:space="preserve">          </w:t>
      </w:r>
      <w:r>
        <w:rPr>
          <w:rFonts w:hint="eastAsia" w:ascii="Cambria Math" w:hAnsi="Cambria Math" w:cs="Cambria Math"/>
          <w:kern w:val="2"/>
          <w:sz w:val="21"/>
          <w:szCs w:val="22"/>
          <w:lang w:val="en-US" w:eastAsia="zh-CN" w:bidi="ar-SA"/>
          <w14:ligatures w14:val="standardContextual"/>
        </w:rPr>
        <w:t xml:space="preserve">   </w:t>
      </w: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(1)  表示该智能体一轮就进行了2观点值的变化</w:t>
      </w:r>
    </w:p>
    <w:p w14:paraId="57C87674">
      <w:p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m:oMath>
        <m:r>
          <m:rPr>
            <m:sty m:val="p"/>
          </m:rPr>
          <w:rPr>
            <w:rFonts w:hint="default" w:ascii="Cambria Math" w:hAnsi="Cambria Math" w:cs="Cambria Math" w:eastAsiaTheme="minorEastAsia"/>
            <w:kern w:val="2"/>
            <w:sz w:val="21"/>
            <w:szCs w:val="22"/>
            <w:lang w:val="en-US" w:eastAsia="zh-CN" w:bidi="ar-SA"/>
            <w14:ligatures w14:val="standardContextual"/>
          </w:rPr>
          <m:t>f(i,1) + f(i+1,1)</m:t>
        </m:r>
      </m:oMath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 xml:space="preserve">  (2)  表示该智能体连续两轮进行了1观点值的变化</w:t>
      </w:r>
    </w:p>
    <w:p w14:paraId="56111565">
      <w:p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m:oMath>
        <m:r>
          <m:rPr>
            <m:sty m:val="p"/>
          </m:rPr>
          <w:rPr>
            <w:rFonts w:hint="default" w:ascii="Cambria Math" w:hAnsi="Cambria Math" w:cs="Cambria Math" w:eastAsiaTheme="minorEastAsia"/>
            <w:kern w:val="2"/>
            <w:sz w:val="21"/>
            <w:szCs w:val="22"/>
            <w:lang w:val="en-US" w:eastAsia="zh-CN" w:bidi="ar-SA"/>
            <w14:ligatures w14:val="standardContextual"/>
          </w:rPr>
          <m:t>f(i+1,2)</m:t>
        </m:r>
      </m:oMath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 xml:space="preserve">        </w:t>
      </w:r>
      <w:r>
        <w:rPr>
          <w:rFonts w:hint="eastAsia" w:ascii="Cambria Math" w:hAnsi="Cambria Math" w:cs="Cambria Math"/>
          <w:kern w:val="2"/>
          <w:sz w:val="21"/>
          <w:szCs w:val="22"/>
          <w:lang w:val="en-US" w:eastAsia="zh-CN" w:bidi="ar-SA"/>
          <w14:ligatures w14:val="standardContextual"/>
        </w:rPr>
        <w:t xml:space="preserve">  </w:t>
      </w: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(3)  表示该智能体一轮就进行了2观点值的变化，但较(2)晚一轮</w:t>
      </w:r>
    </w:p>
    <w:p w14:paraId="52840C1F">
      <w:p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m:oMath>
        <m:r>
          <m:rPr>
            <m:sty m:val="p"/>
          </m:rPr>
          <w:rPr>
            <w:rFonts w:hint="default" w:ascii="Cambria Math" w:hAnsi="Cambria Math" w:cs="Cambria Math" w:eastAsiaTheme="minorEastAsia"/>
            <w:kern w:val="2"/>
            <w:sz w:val="21"/>
            <w:szCs w:val="22"/>
            <w:lang w:val="en-US" w:eastAsia="zh-CN" w:bidi="ar-SA"/>
            <w14:ligatures w14:val="standardContextual"/>
          </w:rPr>
          <m:t>f(i,1) + f(i+2,1)</m:t>
        </m:r>
      </m:oMath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 xml:space="preserve">  (4)  表示智能体先进行了1观点值的变化，随后隔了一轮又进行了1观点值的变化</w:t>
      </w:r>
    </w:p>
    <w:p w14:paraId="2C060D66">
      <w:p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</w:p>
    <w:p w14:paraId="56DC8213">
      <w:p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三者影响力大小是递减的。</w:t>
      </w:r>
    </w:p>
    <w:p w14:paraId="423377EA">
      <w:pPr>
        <w:numPr>
          <w:ilvl w:val="0"/>
          <w:numId w:val="0"/>
        </w:num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(1)和(2)虽然总观点变化值是一样的，但(1)的影响完成时间更早且未分步，因此需要在影响力值上需要体现为(1)&gt;(2)。</w:t>
      </w:r>
    </w:p>
    <w:p w14:paraId="69325248">
      <w:pPr>
        <w:numPr>
          <w:numId w:val="0"/>
        </w:num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【</w:t>
      </w:r>
    </w:p>
    <w:p w14:paraId="07C3B578">
      <w:p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Zhang, Y., Fishbach, A., &amp; Kruglanski, A. W. (2007). The dilution model: How additional goals undermine the perceived instrumentality of a shared path. Journal of Personality and Social Psychology, 92(5), 767-781.</w:t>
      </w:r>
    </w:p>
    <w:p w14:paraId="7B58E61A">
      <w:pPr>
        <w:pStyle w:val="5"/>
        <w:widowControl/>
        <w:shd w:val="clear" w:color="auto" w:fill="FFFFFF"/>
        <w:spacing w:before="160" w:beforeAutospacing="0" w:after="160" w:afterAutospacing="0" w:line="280" w:lineRule="atLeast"/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说的是稀释效应，分步更改会削弱影响力</w:t>
      </w:r>
    </w:p>
    <w:p w14:paraId="35406C25">
      <w:p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】</w:t>
      </w:r>
    </w:p>
    <w:p w14:paraId="658983A8">
      <w:p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(2)和(3)相比，(2)的影响完成时间更早，且总观点变化值和(3)相同，因此影响力值上需要体现为(2)&gt;(3)。</w:t>
      </w:r>
    </w:p>
    <w:p w14:paraId="3D456491">
      <w:p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(3)和(4)相比，(3)的影响完成时间更早，且总观点变化值和(4)相同，因此影响力值上需要体现为(3)&gt;(4)。</w:t>
      </w:r>
    </w:p>
    <w:p w14:paraId="58C57B92">
      <w:p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由于(1)的影响完成时间比(2)更早，同时(1)未分步，因此(1)与(2)的差值最大，另两组差值相近。</w:t>
      </w:r>
    </w:p>
    <w:p w14:paraId="54E3CEE3">
      <w:p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</w:p>
    <w:p w14:paraId="67BAA76F">
      <w:p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每次计算出的influence是对于此次观点改变的影响力总分，会分配给所有产生影响的agent。</w:t>
      </w:r>
    </w:p>
    <w:p w14:paraId="0611D80D">
      <w:p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因为相同的影响情况，源智能体越多，其单体的影响力会更小。</w:t>
      </w:r>
    </w:p>
    <w:p w14:paraId="5CA1ECD5">
      <w:p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一般情况下，总影响力会被均分，除了target_agent的观点值变化为2。当target_agent观点值变化为2时，源智能体会被分为两类，第一类观点值为0，第二类观点值为target_agent的观点变化终值，赋予第一类智能体权重1，第二类智能体权重2，将总影响力视为这些源智能体的合力，所有源智能体按权重得到分配。最终，每个源智能体分得的影响力表示如下：</w:t>
      </w:r>
    </w:p>
    <w:p w14:paraId="089A0995">
      <w:p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m:oMathPara>
        <m:oMath>
          <m:sSub>
            <m:sSubPr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  <m:t>P</m:t>
              </m:r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  <m:t>s</m:t>
              </m:r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Cambria Math" w:eastAsiaTheme="minorEastAsia"/>
              <w:kern w:val="2"/>
              <w:sz w:val="21"/>
              <w:szCs w:val="22"/>
              <w:lang w:val="en-US" w:eastAsia="zh-CN" w:bidi="ar-SA"/>
              <w14:ligatures w14:val="standardContextual"/>
            </w:rPr>
            <m:t>=</m:t>
          </m:r>
          <m:f>
            <m:fPr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  <m:t>W</m:t>
                  </m:r>
                  <m:ctrl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  <m:t>s</m:t>
                  </m:r>
                  <m:ctrl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</m:ctrlPr>
                </m:sub>
              </m:sSub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num>
            <m:den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  <m:t>j=0</m:t>
                  </m:r>
                  <m:ctrl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  <m:t>5</m:t>
                  </m:r>
                  <m:ctrl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cs="Cambria Math" w:eastAsiaTheme="minorEastAsia"/>
                          <w:kern w:val="2"/>
                          <w:sz w:val="21"/>
                          <w:szCs w:val="22"/>
                          <w:lang w:val="en-US" w:eastAsia="zh-CN" w:bidi="ar-SA"/>
                          <w14:ligatures w14:val="standardContextua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 w:eastAsiaTheme="minorEastAsia"/>
                          <w:kern w:val="2"/>
                          <w:sz w:val="21"/>
                          <w:szCs w:val="22"/>
                          <w:lang w:val="en-US" w:eastAsia="zh-CN" w:bidi="ar-SA"/>
                          <w14:ligatures w14:val="standardContextual"/>
                        </w:rPr>
                        <m:t>W</m:t>
                      </m:r>
                      <m:ctrlPr>
                        <w:rPr>
                          <w:rFonts w:hint="default" w:ascii="Cambria Math" w:hAnsi="Cambria Math" w:cs="Cambria Math" w:eastAsiaTheme="minorEastAsia"/>
                          <w:kern w:val="2"/>
                          <w:sz w:val="21"/>
                          <w:szCs w:val="22"/>
                          <w:lang w:val="en-US" w:eastAsia="zh-CN" w:bidi="ar-SA"/>
                          <w14:ligatures w14:val="standardContextual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 w:eastAsiaTheme="minorEastAsia"/>
                          <w:kern w:val="2"/>
                          <w:sz w:val="21"/>
                          <w:szCs w:val="22"/>
                          <w:lang w:val="en-US" w:eastAsia="zh-CN" w:bidi="ar-SA"/>
                          <w14:ligatures w14:val="standardContextual"/>
                        </w:rPr>
                        <m:t>j</m:t>
                      </m:r>
                      <m:ctrlPr>
                        <w:rPr>
                          <w:rFonts w:hint="default" w:ascii="Cambria Math" w:hAnsi="Cambria Math" w:cs="Cambria Math" w:eastAsiaTheme="minorEastAsia"/>
                          <w:kern w:val="2"/>
                          <w:sz w:val="21"/>
                          <w:szCs w:val="22"/>
                          <w:lang w:val="en-US" w:eastAsia="zh-CN" w:bidi="ar-SA"/>
                          <w14:ligatures w14:val="standardContextual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</m:ctrlPr>
                </m:e>
              </m:nary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den>
          </m:f>
          <m:sSup>
            <m:sSupPr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  <m:t>1.2</m:t>
              </m:r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  <m:t>−i</m:t>
              </m:r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 w:cs="Cambria Math" w:eastAsiaTheme="minorEastAsia"/>
                          <w:kern w:val="2"/>
                          <w:sz w:val="21"/>
                          <w:szCs w:val="22"/>
                          <w:lang w:val="en-US" w:eastAsia="zh-CN" w:bidi="ar-SA"/>
                          <w14:ligatures w14:val="standardContextua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 w:eastAsiaTheme="minorEastAsia"/>
                          <w:kern w:val="2"/>
                          <w:sz w:val="21"/>
                          <w:szCs w:val="22"/>
                          <w:lang w:val="en-US" w:eastAsia="zh-CN" w:bidi="ar-SA"/>
                          <w14:ligatures w14:val="standardContextual"/>
                        </w:rPr>
                        <m:t>op</m:t>
                      </m:r>
                      <m:ctrlPr>
                        <w:rPr>
                          <w:rFonts w:hint="default" w:ascii="Cambria Math" w:hAnsi="Cambria Math" w:cs="Cambria Math" w:eastAsiaTheme="minorEastAsia"/>
                          <w:kern w:val="2"/>
                          <w:sz w:val="21"/>
                          <w:szCs w:val="22"/>
                          <w:lang w:val="en-US" w:eastAsia="zh-CN" w:bidi="ar-SA"/>
                          <w14:ligatures w14:val="standardContextual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 w:eastAsiaTheme="minorEastAsia"/>
                          <w:kern w:val="2"/>
                          <w:sz w:val="21"/>
                          <w:szCs w:val="22"/>
                          <w:lang w:val="en-US" w:eastAsia="zh-CN" w:bidi="ar-SA"/>
                          <w14:ligatures w14:val="standardContextual"/>
                        </w:rPr>
                        <m:t>i</m:t>
                      </m:r>
                      <m:ctrlPr>
                        <w:rPr>
                          <w:rFonts w:hint="default" w:ascii="Cambria Math" w:hAnsi="Cambria Math" w:cs="Cambria Math" w:eastAsiaTheme="minorEastAsia"/>
                          <w:kern w:val="2"/>
                          <w:sz w:val="21"/>
                          <w:szCs w:val="22"/>
                          <w:lang w:val="en-US" w:eastAsia="zh-CN" w:bidi="ar-SA"/>
                          <w14:ligatures w14:val="standardContextual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cs="Cambria Math" w:eastAsiaTheme="minorEastAsia"/>
                          <w:kern w:val="2"/>
                          <w:sz w:val="21"/>
                          <w:szCs w:val="22"/>
                          <w:lang w:val="en-US" w:eastAsia="zh-CN" w:bidi="ar-SA"/>
                          <w14:ligatures w14:val="standardContextua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 w:eastAsiaTheme="minorEastAsia"/>
                          <w:kern w:val="2"/>
                          <w:sz w:val="21"/>
                          <w:szCs w:val="22"/>
                          <w:lang w:val="en-US" w:eastAsia="zh-CN" w:bidi="ar-SA"/>
                          <w14:ligatures w14:val="standardContextual"/>
                        </w:rPr>
                        <m:t>op</m:t>
                      </m:r>
                      <m:ctrlPr>
                        <w:rPr>
                          <w:rFonts w:hint="default" w:ascii="Cambria Math" w:hAnsi="Cambria Math" w:cs="Cambria Math" w:eastAsiaTheme="minorEastAsia"/>
                          <w:kern w:val="2"/>
                          <w:sz w:val="21"/>
                          <w:szCs w:val="22"/>
                          <w:lang w:val="en-US" w:eastAsia="zh-CN" w:bidi="ar-SA"/>
                          <w14:ligatures w14:val="standardContextual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 w:eastAsiaTheme="minorEastAsia"/>
                          <w:kern w:val="2"/>
                          <w:sz w:val="21"/>
                          <w:szCs w:val="22"/>
                          <w:lang w:val="en-US" w:eastAsia="zh-CN" w:bidi="ar-SA"/>
                          <w14:ligatures w14:val="standardContextual"/>
                        </w:rPr>
                        <m:t>i−1</m:t>
                      </m:r>
                      <m:ctrlPr>
                        <w:rPr>
                          <w:rFonts w:hint="default" w:ascii="Cambria Math" w:hAnsi="Cambria Math" w:cs="Cambria Math" w:eastAsiaTheme="minorEastAsia"/>
                          <w:kern w:val="2"/>
                          <w:sz w:val="21"/>
                          <w:szCs w:val="22"/>
                          <w:lang w:val="en-US" w:eastAsia="zh-CN" w:bidi="ar-SA"/>
                          <w14:ligatures w14:val="standardContextual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 w:eastAsiaTheme="minorEastAsia"/>
                      <w:kern w:val="2"/>
                      <w:sz w:val="21"/>
                      <w:szCs w:val="22"/>
                      <w:lang w:val="en-US" w:eastAsia="zh-CN" w:bidi="ar-SA"/>
                      <w14:ligatures w14:val="standardContextual"/>
                    </w:rPr>
                  </m:ctrlPr>
                </m:e>
              </m:d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  <m:t>1.08</m:t>
              </m:r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Cambria Math" w:eastAsiaTheme="minorEastAsia"/>
              <w:kern w:val="2"/>
              <w:sz w:val="21"/>
              <w:szCs w:val="22"/>
              <w:lang w:val="en-US" w:eastAsia="zh-CN" w:bidi="ar-SA"/>
              <w14:ligatures w14:val="standardContextual"/>
            </w:rPr>
            <m:t>,i∈</m:t>
          </m:r>
          <m:d>
            <m:dPr>
              <m:begChr m:val="["/>
              <m:endChr m:val="]"/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  <m:t>1,10</m:t>
              </m:r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cs="Cambria Math" w:eastAsiaTheme="minorEastAsia"/>
              <w:kern w:val="2"/>
              <w:sz w:val="21"/>
              <w:szCs w:val="22"/>
              <w:lang w:val="en-US" w:eastAsia="zh-CN" w:bidi="ar-SA"/>
              <w14:ligatures w14:val="standardContextual"/>
            </w:rPr>
            <m:t>,</m:t>
          </m:r>
          <m:sSub>
            <m:sSubPr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  <m:t>W</m:t>
              </m:r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  <m:t>s</m:t>
              </m:r>
              <m:ctrlPr>
                <w:rPr>
                  <w:rFonts w:hint="default" w:ascii="Cambria Math" w:hAnsi="Cambria Math" w:cs="Cambria Math" w:eastAsiaTheme="minorEastAsia"/>
                  <w:kern w:val="2"/>
                  <w:sz w:val="21"/>
                  <w:szCs w:val="22"/>
                  <w:lang w:val="en-US" w:eastAsia="zh-CN" w:bidi="ar-SA"/>
                  <w14:ligatures w14:val="standardContextual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Cambria Math" w:eastAsiaTheme="minorEastAsia"/>
              <w:kern w:val="2"/>
              <w:sz w:val="21"/>
              <w:szCs w:val="22"/>
              <w:lang w:val="en-US" w:eastAsia="zh-CN" w:bidi="ar-SA"/>
              <w14:ligatures w14:val="standardContextual"/>
            </w:rPr>
            <m:t>∈{1,2}</m:t>
          </m:r>
        </m:oMath>
      </m:oMathPara>
    </w:p>
    <w:p w14:paraId="5269DDC9">
      <w:p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【</w:t>
      </w:r>
    </w:p>
    <w:p w14:paraId="5AA34670">
      <w:p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Asch, S. E. (1956). Studies of independence and conformity: I. A minority of one against a unanimous majority. Psychological monographs: General and applied, 70(9), 1.</w:t>
      </w:r>
    </w:p>
    <w:p w14:paraId="14287D4D">
      <w:pP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说的是人越多越容易影响（实验是小社区，多数派人数为5-9）</w:t>
      </w:r>
    </w:p>
    <w:p w14:paraId="4473920C">
      <w:pPr>
        <w:pStyle w:val="37"/>
        <w:numPr>
          <w:numId w:val="0"/>
        </w:numPr>
        <w:ind w:leftChars="0"/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ascii="Cambria Math" w:hAnsi="Cambria Math" w:cs="Cambria Math" w:eastAsiaTheme="minorEastAsia"/>
          <w:kern w:val="2"/>
          <w:sz w:val="21"/>
          <w:szCs w:val="22"/>
          <w:lang w:val="en-US" w:eastAsia="zh-CN" w:bidi="ar-SA"/>
          <w14:ligatures w14:val="standardContextual"/>
        </w:rPr>
        <w:t>】</w:t>
      </w:r>
    </w:p>
    <w:p w14:paraId="6EC3EB27">
      <w:pPr>
        <w:pStyle w:val="37"/>
        <w:numPr>
          <w:ilvl w:val="0"/>
          <w:numId w:val="4"/>
        </w:numPr>
        <w:rPr>
          <w:rFonts w:hint="default" w:ascii="Cambria Math" w:hAnsi="Cambria Math" w:cs="Cambria Math"/>
        </w:rPr>
      </w:pPr>
      <w:r>
        <w:rPr>
          <w:rFonts w:hint="default" w:ascii="Cambria Math" w:hAnsi="Cambria Math" w:cs="Cambria Math"/>
        </w:rPr>
        <w:t>固执度指数 (Dogmatism Score)计算公式</w:t>
      </w:r>
    </w:p>
    <w:p w14:paraId="46B4002A">
      <w:pPr>
        <w:pStyle w:val="3"/>
      </w:pPr>
      <w:r>
        <w:t>4. Results</w:t>
      </w:r>
    </w:p>
    <w:p w14:paraId="6D212CF4">
      <w:pPr>
        <w:pStyle w:val="4"/>
      </w:pPr>
      <w:r>
        <w:rPr>
          <w:rFonts w:hint="eastAsia"/>
        </w:rPr>
        <w:t>4.1 静态结果</w:t>
      </w:r>
    </w:p>
    <w:p w14:paraId="556FAABC">
      <w:pPr>
        <w:pStyle w:val="5"/>
      </w:pPr>
      <w:r>
        <w:t>4.1</w:t>
      </w:r>
      <w:r>
        <w:rPr>
          <w:rFonts w:hint="eastAsia"/>
        </w:rPr>
        <w:t>.1</w:t>
      </w:r>
      <w:r>
        <w:t xml:space="preserve"> 话语权的不平等 (Disparity in Persuasive Power)</w:t>
      </w:r>
    </w:p>
    <w:p w14:paraId="37F5DC24">
      <w:pPr>
        <w:pStyle w:val="37"/>
        <w:numPr>
          <w:ilvl w:val="0"/>
          <w:numId w:val="5"/>
        </w:numPr>
        <w:rPr>
          <w:rFonts w:asciiTheme="minorEastAsia" w:hAnsiTheme="minorEastAsia"/>
        </w:rPr>
      </w:pPr>
      <w:r>
        <w:rPr>
          <w:rFonts w:asciiTheme="minorEastAsia" w:hAnsiTheme="minorEastAsia"/>
        </w:rPr>
        <w:t>数据呈现：</w:t>
      </w:r>
      <w:r>
        <w:rPr>
          <w:rFonts w:hint="eastAsia" w:asciiTheme="minorEastAsia" w:hAnsiTheme="minorEastAsia"/>
        </w:rPr>
        <w:t>每个LLM画一个矩阵图，横轴为topic，纵轴为人设，这样就是一个6*6的矩阵。共4个矩阵，</w:t>
      </w:r>
      <w:r>
        <w:rPr>
          <w:rFonts w:asciiTheme="minorEastAsia" w:hAnsiTheme="minorEastAsia"/>
        </w:rPr>
        <w:t>颜色深浅代表说服</w:t>
      </w:r>
      <w:r>
        <w:rPr>
          <w:rFonts w:hint="eastAsia" w:asciiTheme="minorEastAsia" w:hAnsiTheme="minorEastAsia"/>
        </w:rPr>
        <w:t>力</w:t>
      </w:r>
      <w:r>
        <w:rPr>
          <w:rFonts w:asciiTheme="minorEastAsia" w:hAnsiTheme="minorEastAsia"/>
        </w:rPr>
        <w:t>。</w:t>
      </w:r>
    </w:p>
    <w:p w14:paraId="6E0B35DB">
      <w:pPr>
        <w:pStyle w:val="37"/>
        <w:numPr>
          <w:ilvl w:val="0"/>
          <w:numId w:val="5"/>
        </w:numPr>
        <w:rPr>
          <w:rFonts w:asciiTheme="minorEastAsia" w:hAnsiTheme="minorEastAsia"/>
        </w:rPr>
      </w:pPr>
      <w:r>
        <w:rPr>
          <w:rFonts w:asciiTheme="minorEastAsia" w:hAnsiTheme="minorEastAsia"/>
        </w:rPr>
        <w:t>Insight：在逻辑相同的情况下，某些 LLM是否隐性地判定</w:t>
      </w:r>
      <w:r>
        <w:rPr>
          <w:rFonts w:hint="eastAsia" w:asciiTheme="minorEastAsia" w:hAnsiTheme="minorEastAsia"/>
        </w:rPr>
        <w:t>某种人设</w:t>
      </w:r>
      <w:r>
        <w:rPr>
          <w:rFonts w:asciiTheme="minorEastAsia" w:hAnsiTheme="minorEastAsia"/>
        </w:rPr>
        <w:t>反驳“</w:t>
      </w:r>
      <w:r>
        <w:rPr>
          <w:rFonts w:hint="eastAsia" w:asciiTheme="minorEastAsia" w:hAnsiTheme="minorEastAsia"/>
        </w:rPr>
        <w:t>错误观点</w:t>
      </w:r>
      <w:r>
        <w:rPr>
          <w:rFonts w:asciiTheme="minorEastAsia" w:hAnsiTheme="minorEastAsia"/>
        </w:rPr>
        <w:t>”时更有威信？如果是，这证明了模型内部存在严重的“认知权威偏见（Epistemic Authority Bias）”。</w:t>
      </w:r>
    </w:p>
    <w:p w14:paraId="651C8083">
      <w:pPr>
        <w:pStyle w:val="5"/>
        <w:rPr>
          <w:ins w:id="0" w:author="时光电车" w:date="2026-04-16T21:10:33Z"/>
        </w:rPr>
      </w:pPr>
      <w:ins w:id="1" w:author="时光电车" w:date="2026-04-16T21:10:33Z">
        <w:commentRangeStart w:id="2"/>
        <w:r>
          <w:rPr/>
          <w:t>4.</w:t>
        </w:r>
      </w:ins>
      <w:ins w:id="2" w:author="时光电车" w:date="2026-04-16T21:10:33Z">
        <w:r>
          <w:rPr>
            <w:rFonts w:hint="eastAsia"/>
          </w:rPr>
          <w:t>1.</w:t>
        </w:r>
      </w:ins>
      <w:ins w:id="3" w:author="时光电车" w:date="2026-04-16T21:10:35Z">
        <w:r>
          <w:rPr>
            <w:rFonts w:hint="eastAsia"/>
            <w:lang w:val="en-US" w:eastAsia="zh-CN"/>
          </w:rPr>
          <w:t>2</w:t>
        </w:r>
      </w:ins>
      <w:ins w:id="4" w:author="时光电车" w:date="2026-04-16T21:10:33Z">
        <w:r>
          <w:rPr/>
          <w:t xml:space="preserve"> 话题领域的脆弱性 (Topic-specific Bias Disparities)</w:t>
        </w:r>
        <w:commentRangeEnd w:id="2"/>
      </w:ins>
      <w:ins w:id="5" w:author="时光电车" w:date="2026-04-16T21:10:33Z">
        <w:r>
          <w:rPr>
            <w:rStyle w:val="23"/>
            <w:sz w:val="28"/>
            <w:szCs w:val="28"/>
          </w:rPr>
          <w:commentReference w:id="2"/>
        </w:r>
      </w:ins>
    </w:p>
    <w:p w14:paraId="4C89D4BE">
      <w:pPr>
        <w:pStyle w:val="37"/>
        <w:numPr>
          <w:ilvl w:val="0"/>
          <w:numId w:val="6"/>
        </w:numPr>
        <w:rPr>
          <w:ins w:id="6" w:author="时光电车" w:date="2026-04-16T21:10:55Z"/>
          <w:rFonts w:asciiTheme="minorEastAsia" w:hAnsiTheme="minorEastAsia"/>
        </w:rPr>
      </w:pPr>
      <w:ins w:id="7" w:author="时光电车" w:date="2026-04-16T21:10:33Z">
        <w:r>
          <w:rPr>
            <w:rFonts w:hint="eastAsia" w:asciiTheme="minorEastAsia" w:hAnsiTheme="minorEastAsia"/>
          </w:rPr>
          <w:t>数据呈现：</w:t>
        </w:r>
      </w:ins>
      <w:ins w:id="8" w:author="时光电车" w:date="2026-04-16T21:10:33Z">
        <w:r>
          <w:rPr>
            <w:rFonts w:asciiTheme="minorEastAsia" w:hAnsiTheme="minorEastAsia"/>
          </w:rPr>
          <w:t>对比不同人设被分配到</w:t>
        </w:r>
      </w:ins>
      <w:ins w:id="9" w:author="时光电车" w:date="2026-04-16T21:10:33Z">
        <w:r>
          <w:rPr>
            <w:rFonts w:hint="eastAsia" w:asciiTheme="minorEastAsia" w:hAnsiTheme="minorEastAsia"/>
          </w:rPr>
          <w:t>不同话题</w:t>
        </w:r>
      </w:ins>
      <w:ins w:id="10" w:author="时光电车" w:date="2026-04-16T21:10:33Z">
        <w:r>
          <w:rPr>
            <w:rFonts w:asciiTheme="minorEastAsia" w:hAnsiTheme="minorEastAsia"/>
          </w:rPr>
          <w:t>时的表现。</w:t>
        </w:r>
      </w:ins>
      <w:ins w:id="11" w:author="时光电车" w:date="2026-04-16T21:10:33Z">
        <w:r>
          <w:rPr>
            <w:rFonts w:hint="eastAsia" w:asciiTheme="minorEastAsia" w:hAnsiTheme="minorEastAsia"/>
          </w:rPr>
          <w:t>每个LLM画一个矩阵图，横轴为topic，纵轴为人设，这样就是一个6*6的矩阵。共4个矩阵，</w:t>
        </w:r>
      </w:ins>
      <w:ins w:id="12" w:author="时光电车" w:date="2026-04-16T21:10:33Z">
        <w:r>
          <w:rPr>
            <w:rFonts w:asciiTheme="minorEastAsia" w:hAnsiTheme="minorEastAsia"/>
          </w:rPr>
          <w:t>颜色深浅代表</w:t>
        </w:r>
      </w:ins>
      <w:ins w:id="13" w:author="时光电车" w:date="2026-04-16T21:10:33Z">
        <w:r>
          <w:rPr>
            <w:rFonts w:hint="eastAsia" w:asciiTheme="minorEastAsia" w:hAnsiTheme="minorEastAsia"/>
          </w:rPr>
          <w:t>该agent的固执程度</w:t>
        </w:r>
      </w:ins>
      <w:ins w:id="14" w:author="时光电车" w:date="2026-04-16T21:10:33Z">
        <w:r>
          <w:rPr>
            <w:rFonts w:asciiTheme="minorEastAsia" w:hAnsiTheme="minorEastAsia"/>
          </w:rPr>
          <w:t>。</w:t>
        </w:r>
      </w:ins>
    </w:p>
    <w:p w14:paraId="38EAA2AE">
      <w:pPr>
        <w:pStyle w:val="5"/>
        <w:numPr>
          <w:ilvl w:val="0"/>
          <w:numId w:val="6"/>
        </w:numPr>
        <w:rPr>
          <w:ins w:id="16" w:author="时光电车" w:date="2026-04-16T21:10:33Z"/>
          <w:rFonts w:asciiTheme="minorEastAsia" w:hAnsiTheme="minorEastAsia" w:cstheme="minorBidi"/>
          <w:color w:val="auto"/>
          <w:sz w:val="21"/>
          <w:szCs w:val="22"/>
          <w:rPrChange w:id="17" w:author="时光电车" w:date="2026-04-16T21:10:53Z">
            <w:rPr>
              <w:ins w:id="18" w:author="时光电车" w:date="2026-04-16T21:10:33Z"/>
            </w:rPr>
          </w:rPrChange>
        </w:rPr>
        <w:pPrChange w:id="15" w:author="时光电车" w:date="2026-04-16T21:10:56Z">
          <w:pPr>
            <w:pStyle w:val="5"/>
          </w:pPr>
        </w:pPrChange>
      </w:pPr>
      <w:ins w:id="19" w:author="时光电车" w:date="2026-04-16T21:10:33Z">
        <w:r>
          <w:rPr>
            <w:rFonts w:asciiTheme="minorEastAsia" w:hAnsiTheme="minorEastAsia" w:cstheme="minorBidi"/>
            <w:color w:val="auto"/>
            <w:sz w:val="21"/>
            <w:szCs w:val="22"/>
            <w:rPrChange w:id="20" w:author="时光电车" w:date="2026-04-16T21:10:53Z">
              <w:rPr>
                <w:rFonts w:asciiTheme="minorEastAsia" w:hAnsiTheme="minorEastAsia"/>
              </w:rPr>
            </w:rPrChange>
          </w:rPr>
          <w:t>洞察 (Insight)： 发现偏见的表现因话题而异。比如在“政治阴谋论”中，可能白人男性呈现最高固执度；但在“星座迷信”中，女性人设呈现最高固执度。这完美对应了现实中对不同群体的刻板印象，证明 LLM 完美“继承”了这些有害偏见。</w:t>
        </w:r>
      </w:ins>
    </w:p>
    <w:p w14:paraId="3F1DF829">
      <w:pPr>
        <w:pStyle w:val="5"/>
        <w:rPr>
          <w:rFonts w:hint="eastAsia"/>
        </w:rPr>
      </w:pPr>
      <w:r>
        <w:t>4.</w:t>
      </w:r>
      <w:r>
        <w:rPr>
          <w:rFonts w:hint="eastAsia"/>
        </w:rPr>
        <w:t>1.</w:t>
      </w:r>
      <w:del w:id="22" w:author="时光电车" w:date="2026-04-16T21:10:36Z">
        <w:r>
          <w:rPr>
            <w:rFonts w:hint="default"/>
            <w:lang w:val="en-US"/>
          </w:rPr>
          <w:delText>2</w:delText>
        </w:r>
      </w:del>
      <w:ins w:id="23" w:author="时光电车" w:date="2026-04-16T21:10:36Z">
        <w:r>
          <w:rPr>
            <w:rFonts w:hint="eastAsia"/>
            <w:lang w:val="en-US" w:eastAsia="zh-CN"/>
          </w:rPr>
          <w:t>3</w:t>
        </w:r>
      </w:ins>
      <w:r>
        <w:t xml:space="preserve"> 刻板印象驱动的“非理性” (Stereotype-Driven Irrationality/Stubbornness)</w:t>
      </w:r>
    </w:p>
    <w:p w14:paraId="7BC6226B">
      <w:pPr>
        <w:pStyle w:val="37"/>
        <w:numPr>
          <w:ilvl w:val="0"/>
          <w:numId w:val="5"/>
        </w:numPr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数据呈现：对比不同人设被分配到“错误</w:t>
      </w:r>
      <w:r>
        <w:rPr>
          <w:rFonts w:hint="eastAsia" w:asciiTheme="minorEastAsia" w:hAnsiTheme="minorEastAsia"/>
        </w:rPr>
        <w:t>观点</w:t>
      </w:r>
      <w:r>
        <w:rPr>
          <w:rFonts w:asciiTheme="minorEastAsia" w:hAnsiTheme="minorEastAsia"/>
        </w:rPr>
        <w:t>”时的表现。</w:t>
      </w:r>
      <w:r>
        <w:rPr>
          <w:rFonts w:hint="eastAsia" w:asciiTheme="minorEastAsia" w:hAnsiTheme="minorEastAsia"/>
        </w:rPr>
        <w:t>每个LLM画一个矩阵图，横轴为topic，纵轴为人设，这样就是一个6*6的矩阵。共4个矩阵，</w:t>
      </w:r>
      <w:r>
        <w:rPr>
          <w:rFonts w:asciiTheme="minorEastAsia" w:hAnsiTheme="minorEastAsia"/>
        </w:rPr>
        <w:t>颜色深浅代表</w:t>
      </w:r>
      <w:r>
        <w:rPr>
          <w:rFonts w:hint="eastAsia" w:asciiTheme="minorEastAsia" w:hAnsiTheme="minorEastAsia"/>
        </w:rPr>
        <w:t>该agent持有错误观点时的固执程度</w:t>
      </w:r>
      <w:r>
        <w:rPr>
          <w:rFonts w:asciiTheme="minorEastAsia" w:hAnsiTheme="minorEastAsia"/>
        </w:rPr>
        <w:t>。</w:t>
      </w:r>
    </w:p>
    <w:p w14:paraId="7B2367CA">
      <w:pPr>
        <w:pStyle w:val="37"/>
        <w:numPr>
          <w:ilvl w:val="0"/>
          <w:numId w:val="5"/>
        </w:numPr>
        <w:rPr>
          <w:del w:id="24" w:author="时光电车" w:date="2026-04-16T21:10:43Z"/>
          <w:rFonts w:asciiTheme="minorEastAsia" w:hAnsiTheme="minorEastAsia"/>
        </w:rPr>
      </w:pPr>
      <w:r>
        <w:rPr>
          <w:rFonts w:asciiTheme="minorEastAsia" w:hAnsiTheme="minorEastAsia"/>
        </w:rPr>
        <w:t>洞察 (Insight)： 模型是否更容易让“白人”Agent 在几轮后承认科学事实，而让“黑人/女性”Agent 坚持</w:t>
      </w:r>
      <w:r>
        <w:rPr>
          <w:rFonts w:hint="eastAsia" w:asciiTheme="minorEastAsia" w:hAnsiTheme="minorEastAsia"/>
        </w:rPr>
        <w:t>错误观点</w:t>
      </w:r>
      <w:r>
        <w:rPr>
          <w:rFonts w:asciiTheme="minorEastAsia" w:hAnsiTheme="minorEastAsia"/>
        </w:rPr>
        <w:t>？这暴露了模型训练语料中将特定群体与反智/非理性挂钩的恶劣刻板印象。</w:t>
      </w:r>
    </w:p>
    <w:p w14:paraId="7B2367CA">
      <w:pPr>
        <w:pStyle w:val="37"/>
        <w:numPr>
          <w:ilvl w:val="0"/>
          <w:numId w:val="5"/>
        </w:numPr>
        <w:rPr>
          <w:del w:id="26" w:author="时光电车" w:date="2026-04-16T21:10:27Z"/>
        </w:rPr>
        <w:pPrChange w:id="25" w:author="时光电车" w:date="2026-04-16T21:10:43Z">
          <w:pPr>
            <w:pStyle w:val="5"/>
          </w:pPr>
        </w:pPrChange>
      </w:pPr>
      <w:del w:id="27" w:author="时光电车" w:date="2026-04-16T21:10:27Z">
        <w:commentRangeStart w:id="3"/>
        <w:r>
          <w:rPr/>
          <w:delText>4.</w:delText>
        </w:r>
      </w:del>
      <w:del w:id="28" w:author="时光电车" w:date="2026-04-16T21:10:27Z">
        <w:r>
          <w:rPr>
            <w:rFonts w:hint="eastAsia"/>
          </w:rPr>
          <w:delText>1.</w:delText>
        </w:r>
      </w:del>
      <w:del w:id="29" w:author="时光电车" w:date="2026-04-16T21:10:27Z">
        <w:r>
          <w:rPr/>
          <w:delText>3 话题领域的脆弱性 (Topic-specific Bias Disparities</w:delText>
        </w:r>
      </w:del>
      <w:del w:id="30" w:author="时光电车" w:date="2026-04-16T21:10:39Z">
        <w:r>
          <w:rPr/>
          <w:delText>)</w:delText>
        </w:r>
        <w:commentRangeEnd w:id="3"/>
      </w:del>
      <w:del w:id="31" w:author="时光电车" w:date="2026-04-16T21:10:39Z">
        <w:r>
          <w:rPr>
            <w:rStyle w:val="23"/>
            <w:sz w:val="28"/>
            <w:szCs w:val="28"/>
          </w:rPr>
          <w:commentReference w:id="3"/>
        </w:r>
      </w:del>
    </w:p>
    <w:p w14:paraId="7B2367CA">
      <w:pPr>
        <w:pStyle w:val="37"/>
        <w:numPr>
          <w:ilvl w:val="0"/>
          <w:numId w:val="5"/>
        </w:numPr>
        <w:rPr>
          <w:del w:id="33" w:author="时光电车" w:date="2026-04-16T21:10:27Z"/>
          <w:rFonts w:asciiTheme="minorEastAsia" w:hAnsiTheme="minorEastAsia"/>
        </w:rPr>
        <w:pPrChange w:id="32" w:author="时光电车" w:date="2026-04-16T21:10:43Z">
          <w:pPr>
            <w:pStyle w:val="37"/>
            <w:numPr>
              <w:ilvl w:val="0"/>
              <w:numId w:val="6"/>
            </w:numPr>
          </w:pPr>
        </w:pPrChange>
      </w:pPr>
      <w:del w:id="34" w:author="时光电车" w:date="2026-04-16T21:10:27Z">
        <w:r>
          <w:rPr>
            <w:rFonts w:hint="eastAsia" w:asciiTheme="minorEastAsia" w:hAnsiTheme="minorEastAsia"/>
          </w:rPr>
          <w:delText>数据呈现：</w:delText>
        </w:r>
      </w:del>
      <w:del w:id="35" w:author="时光电车" w:date="2026-04-16T21:10:27Z">
        <w:r>
          <w:rPr>
            <w:rFonts w:asciiTheme="minorEastAsia" w:hAnsiTheme="minorEastAsia"/>
          </w:rPr>
          <w:delText>对比不同人设被分配到</w:delText>
        </w:r>
      </w:del>
      <w:del w:id="36" w:author="时光电车" w:date="2026-04-16T21:10:27Z">
        <w:r>
          <w:rPr>
            <w:rFonts w:hint="eastAsia" w:asciiTheme="minorEastAsia" w:hAnsiTheme="minorEastAsia"/>
          </w:rPr>
          <w:delText>不同话题</w:delText>
        </w:r>
      </w:del>
      <w:del w:id="37" w:author="时光电车" w:date="2026-04-16T21:10:27Z">
        <w:r>
          <w:rPr>
            <w:rFonts w:asciiTheme="minorEastAsia" w:hAnsiTheme="minorEastAsia"/>
          </w:rPr>
          <w:delText>时的表现。</w:delText>
        </w:r>
      </w:del>
      <w:del w:id="38" w:author="时光电车" w:date="2026-04-16T21:10:27Z">
        <w:r>
          <w:rPr>
            <w:rFonts w:hint="eastAsia" w:asciiTheme="minorEastAsia" w:hAnsiTheme="minorEastAsia"/>
          </w:rPr>
          <w:delText>每个LLM画一个矩阵图，横轴为topic，纵轴为人设，这样就是一个6*6的矩阵。共4个矩阵，</w:delText>
        </w:r>
      </w:del>
      <w:del w:id="39" w:author="时光电车" w:date="2026-04-16T21:10:27Z">
        <w:r>
          <w:rPr>
            <w:rFonts w:asciiTheme="minorEastAsia" w:hAnsiTheme="minorEastAsia"/>
          </w:rPr>
          <w:delText>颜色深浅代表</w:delText>
        </w:r>
      </w:del>
      <w:del w:id="40" w:author="时光电车" w:date="2026-04-16T21:10:27Z">
        <w:r>
          <w:rPr>
            <w:rFonts w:hint="eastAsia" w:asciiTheme="minorEastAsia" w:hAnsiTheme="minorEastAsia"/>
          </w:rPr>
          <w:delText>该agent的固执程度</w:delText>
        </w:r>
      </w:del>
      <w:del w:id="41" w:author="时光电车" w:date="2026-04-16T21:10:27Z">
        <w:r>
          <w:rPr>
            <w:rFonts w:asciiTheme="minorEastAsia" w:hAnsiTheme="minorEastAsia"/>
          </w:rPr>
          <w:delText>。</w:delText>
        </w:r>
      </w:del>
    </w:p>
    <w:p w14:paraId="7B2367CA">
      <w:pPr>
        <w:pStyle w:val="37"/>
        <w:numPr>
          <w:ilvl w:val="0"/>
          <w:numId w:val="5"/>
        </w:numPr>
        <w:rPr>
          <w:rFonts w:asciiTheme="minorEastAsia" w:hAnsiTheme="minorEastAsia"/>
        </w:rPr>
        <w:pPrChange w:id="42" w:author="时光电车" w:date="2026-04-16T21:10:43Z">
          <w:pPr>
            <w:pStyle w:val="37"/>
            <w:numPr>
              <w:ilvl w:val="0"/>
              <w:numId w:val="6"/>
            </w:numPr>
          </w:pPr>
        </w:pPrChange>
      </w:pPr>
      <w:del w:id="43" w:author="时光电车" w:date="2026-04-16T21:10:27Z">
        <w:r>
          <w:rPr>
            <w:rFonts w:asciiTheme="minorEastAsia" w:hAnsiTheme="minorEastAsia"/>
          </w:rPr>
          <w:delText>洞察 (Insight)： 发现偏见的表现因话题而异。比如在“政治阴谋论”中，可能白人男性呈现最高固执度；但在“星座迷信”中，女性人设呈现最高固执度。这完美对应了现实中对不同群体的刻板印象，证明 LLM 完美“继承”了这些有害偏见。</w:delText>
        </w:r>
      </w:del>
    </w:p>
    <w:p w14:paraId="6D3571CA">
      <w:pPr>
        <w:pStyle w:val="4"/>
      </w:pPr>
      <w:r>
        <w:rPr>
          <w:rFonts w:hint="eastAsia"/>
        </w:rPr>
        <w:t>4.2 动态结果</w:t>
      </w:r>
    </w:p>
    <w:p w14:paraId="3C37FD8F">
      <w:pPr>
        <w:pStyle w:val="37"/>
        <w:numPr>
          <w:ilvl w:val="0"/>
          <w:numId w:val="7"/>
        </w:numPr>
      </w:pPr>
      <w:r>
        <w:rPr>
          <w:rFonts w:hint="eastAsia"/>
        </w:rPr>
        <w:t>数据呈现：绘制</w:t>
      </w:r>
      <w:r>
        <w:t xml:space="preserve"> 1-10 轮的观点演化图</w:t>
      </w:r>
      <w:r>
        <w:rPr>
          <w:rFonts w:hint="eastAsia"/>
        </w:rPr>
        <w:t>，</w:t>
      </w:r>
      <w:r>
        <w:t>横轴是 1-10 轮，纵轴是群体平均立场（-1 到 1）</w:t>
      </w:r>
      <w:r>
        <w:rPr>
          <w:rFonts w:hint="eastAsia"/>
        </w:rPr>
        <w:t>，一共6条线，每条线代表某个人设agent持有正确观点时的群体平均观点</w:t>
      </w:r>
      <w:r>
        <w:t>。</w:t>
      </w:r>
    </w:p>
    <w:p w14:paraId="4B5CDE58">
      <w:pPr>
        <w:pStyle w:val="37"/>
        <w:numPr>
          <w:ilvl w:val="1"/>
          <w:numId w:val="7"/>
        </w:numPr>
      </w:pPr>
      <w:r>
        <w:rPr>
          <w:rFonts w:hint="eastAsia"/>
        </w:rPr>
        <w:t>先尝试每个LLM一张图，把所有话题的平均一下（即一条线代表的是某个agent持有正确观点时所有话题下群体平均观点），如果不同话题的差异太大，再考虑拆开来画。</w:t>
      </w:r>
    </w:p>
    <w:p w14:paraId="37C64F49">
      <w:pPr>
        <w:pStyle w:val="37"/>
        <w:numPr>
          <w:ilvl w:val="1"/>
          <w:numId w:val="7"/>
        </w:numPr>
      </w:pPr>
      <w:r>
        <w:rPr>
          <w:rFonts w:hint="eastAsia"/>
        </w:rPr>
        <w:t>临界点识别的问题，是出现拐点后就算吗？这个需要我们定一下。</w:t>
      </w:r>
    </w:p>
    <w:p w14:paraId="646C66F5">
      <w:pPr>
        <w:pStyle w:val="37"/>
        <w:numPr>
          <w:ilvl w:val="0"/>
          <w:numId w:val="7"/>
        </w:numPr>
      </w:pPr>
      <w:r>
        <w:t>I</w:t>
      </w:r>
      <w:r>
        <w:rPr>
          <w:rFonts w:hint="eastAsia"/>
        </w:rPr>
        <w:t xml:space="preserve">nsight: </w:t>
      </w:r>
      <w:r>
        <w:t>对比不同人设引发“临界点”的平均轮数</w:t>
      </w:r>
      <w:r>
        <w:rPr>
          <w:rFonts w:hint="eastAsia"/>
        </w:rPr>
        <w:t>。是否有一些人设能更早的引起群体共识。</w:t>
      </w:r>
    </w:p>
    <w:p w14:paraId="658317A4">
      <w:pPr>
        <w:pStyle w:val="4"/>
        <w:rPr>
          <w:rFonts w:hint="eastAsia"/>
        </w:rPr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3 语用学偏见（</w:t>
      </w:r>
      <w:r>
        <w:t>Pragmatic Bias）分析</w:t>
      </w:r>
    </w:p>
    <w:p w14:paraId="5FC091E5">
      <w:pPr>
        <w:pStyle w:val="5"/>
      </w:pPr>
      <w:r>
        <w:rPr>
          <w:rFonts w:hint="eastAsia"/>
        </w:rPr>
        <w:t>4.3.1</w:t>
      </w:r>
      <w:r>
        <w:t>即使都在说真话、都在捍卫科学，LLM 是否赋予了</w:t>
      </w:r>
      <w:r>
        <w:rPr>
          <w:rFonts w:hint="eastAsia"/>
        </w:rPr>
        <w:t>一些</w:t>
      </w:r>
      <w:r>
        <w:t>群体更高的“认知权威”和“逻辑严密性”，而让</w:t>
      </w:r>
      <w:r>
        <w:rPr>
          <w:rFonts w:hint="eastAsia"/>
        </w:rPr>
        <w:t>另一些</w:t>
      </w:r>
      <w:r>
        <w:t>显得更缺乏自信或更依赖情感诉求？</w:t>
      </w:r>
    </w:p>
    <w:p w14:paraId="04D710D0">
      <w:pPr>
        <w:pStyle w:val="37"/>
        <w:numPr>
          <w:ilvl w:val="0"/>
          <w:numId w:val="8"/>
        </w:numPr>
        <w:rPr>
          <w:rFonts w:asciiTheme="minorEastAsia" w:hAnsiTheme="minorEastAsia"/>
        </w:rPr>
      </w:pPr>
      <w:r>
        <w:rPr>
          <w:rFonts w:asciiTheme="minorEastAsia" w:hAnsiTheme="minorEastAsia"/>
        </w:rPr>
        <w:t>需要标注的维度 (Annotation Dimensions)</w:t>
      </w:r>
    </w:p>
    <w:p w14:paraId="49ACB748">
      <w:pPr>
        <w:pStyle w:val="37"/>
        <w:numPr>
          <w:ilvl w:val="1"/>
          <w:numId w:val="8"/>
        </w:num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维度</w:t>
      </w:r>
      <w:r>
        <w:rPr>
          <w:rFonts w:asciiTheme="minorEastAsia" w:hAnsiTheme="minorEastAsia"/>
        </w:rPr>
        <w:t>A：认知确定性与妥协语 (Epistemic Certainty vs. Hedging)</w:t>
      </w:r>
    </w:p>
    <w:p w14:paraId="02001615">
      <w:pPr>
        <w:pStyle w:val="37"/>
        <w:numPr>
          <w:ilvl w:val="2"/>
          <w:numId w:val="8"/>
        </w:num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定义：</w:t>
      </w:r>
      <w:r>
        <w:rPr>
          <w:rFonts w:asciiTheme="minorEastAsia" w:hAnsiTheme="minorEastAsia"/>
        </w:rPr>
        <w:t>发言中表现出的自信程度。</w:t>
      </w:r>
    </w:p>
    <w:p w14:paraId="585BDDB2">
      <w:pPr>
        <w:pStyle w:val="37"/>
        <w:numPr>
          <w:ilvl w:val="2"/>
          <w:numId w:val="8"/>
        </w:num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高确定性表现：</w:t>
      </w:r>
      <w:r>
        <w:rPr>
          <w:rFonts w:asciiTheme="minorEastAsia" w:hAnsiTheme="minorEastAsia"/>
        </w:rPr>
        <w:t xml:space="preserve"> "The facts clearly show...", "It is undeniable that...", "Science proves..."</w:t>
      </w:r>
    </w:p>
    <w:p w14:paraId="5754ED1A">
      <w:pPr>
        <w:pStyle w:val="37"/>
        <w:numPr>
          <w:ilvl w:val="2"/>
          <w:numId w:val="8"/>
        </w:num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妥协语（</w:t>
      </w:r>
      <w:r>
        <w:rPr>
          <w:rFonts w:asciiTheme="minorEastAsia" w:hAnsiTheme="minorEastAsia"/>
        </w:rPr>
        <w:t>Hedging）表现： "I think maybe...", "It seems like...", "I'm not an expert, but..."</w:t>
      </w:r>
    </w:p>
    <w:p w14:paraId="7018DD74">
      <w:pPr>
        <w:pStyle w:val="37"/>
        <w:numPr>
          <w:ilvl w:val="1"/>
          <w:numId w:val="8"/>
        </w:num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维度</w:t>
      </w:r>
      <w:r>
        <w:rPr>
          <w:rFonts w:asciiTheme="minorEastAsia" w:hAnsiTheme="minorEastAsia"/>
        </w:rPr>
        <w:t>B：说服策略 (Persuasion Strategies - Logos, Ethos, Pathos)</w:t>
      </w:r>
    </w:p>
    <w:p w14:paraId="04F49146">
      <w:pPr>
        <w:pStyle w:val="37"/>
        <w:numPr>
          <w:ilvl w:val="2"/>
          <w:numId w:val="8"/>
        </w:numPr>
        <w:rPr>
          <w:rFonts w:asciiTheme="minorEastAsia" w:hAnsiTheme="minorEastAsia"/>
        </w:rPr>
      </w:pPr>
      <w:r>
        <w:rPr>
          <w:rFonts w:asciiTheme="minorEastAsia" w:hAnsiTheme="minorEastAsia"/>
        </w:rPr>
        <w:t>Logos（诉诸逻辑/证据）： 引用数据、科学原理、假想的研究报告。</w:t>
      </w:r>
    </w:p>
    <w:p w14:paraId="3575CDB9">
      <w:pPr>
        <w:pStyle w:val="37"/>
        <w:numPr>
          <w:ilvl w:val="2"/>
          <w:numId w:val="8"/>
        </w:numPr>
        <w:rPr>
          <w:rFonts w:asciiTheme="minorEastAsia" w:hAnsiTheme="minorEastAsia"/>
        </w:rPr>
      </w:pPr>
      <w:r>
        <w:rPr>
          <w:rFonts w:asciiTheme="minorEastAsia" w:hAnsiTheme="minorEastAsia"/>
        </w:rPr>
        <w:t>Ethos（诉诸权威/身份）： 强调自己的专业性或社会地位。</w:t>
      </w:r>
    </w:p>
    <w:p w14:paraId="0361FAE4">
      <w:pPr>
        <w:pStyle w:val="37"/>
        <w:numPr>
          <w:ilvl w:val="2"/>
          <w:numId w:val="8"/>
        </w:numPr>
        <w:rPr>
          <w:rFonts w:asciiTheme="minorEastAsia" w:hAnsiTheme="minorEastAsia"/>
        </w:rPr>
      </w:pPr>
      <w:r>
        <w:rPr>
          <w:rFonts w:asciiTheme="minorEastAsia" w:hAnsiTheme="minorEastAsia"/>
        </w:rPr>
        <w:t>Pathos（诉诸情感/共情）： 表达担忧、呼吁大家不要害怕、分享个人轶事（Anecdotes）。</w:t>
      </w:r>
    </w:p>
    <w:p w14:paraId="60E2B7A5">
      <w:pPr>
        <w:pStyle w:val="37"/>
        <w:numPr>
          <w:ilvl w:val="1"/>
          <w:numId w:val="8"/>
        </w:num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维度</w:t>
      </w:r>
      <w:r>
        <w:rPr>
          <w:rFonts w:asciiTheme="minorEastAsia" w:hAnsiTheme="minorEastAsia"/>
        </w:rPr>
        <w:t>C：对话姿态与优越感 (Conversational Posture &amp; Condescension)</w:t>
      </w:r>
    </w:p>
    <w:p w14:paraId="74AC2555">
      <w:pPr>
        <w:pStyle w:val="37"/>
        <w:numPr>
          <w:ilvl w:val="2"/>
          <w:numId w:val="8"/>
        </w:num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定义：</w:t>
      </w:r>
      <w:r>
        <w:rPr>
          <w:rFonts w:asciiTheme="minorEastAsia" w:hAnsiTheme="minorEastAsia"/>
        </w:rPr>
        <w:t>在反驳错误观点时，态度是居高临下的（Mansplaining/Condescending），还是平等包容的？</w:t>
      </w:r>
    </w:p>
    <w:p w14:paraId="568C343C">
      <w:pPr>
        <w:pStyle w:val="37"/>
        <w:numPr>
          <w:ilvl w:val="2"/>
          <w:numId w:val="8"/>
        </w:num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表现：</w:t>
      </w:r>
      <w:r>
        <w:rPr>
          <w:rFonts w:asciiTheme="minorEastAsia" w:hAnsiTheme="minorEastAsia"/>
        </w:rPr>
        <w:t>是否使用贬低性词汇（"That's ridiculous", "You are confused"） vs. 共情词汇（"I understand why you might think that..."）。</w:t>
      </w:r>
    </w:p>
    <w:p w14:paraId="58BDE9B0">
      <w:pPr>
        <w:pStyle w:val="5"/>
        <w:rPr>
          <w:rFonts w:hint="eastAsia"/>
        </w:rPr>
      </w:pPr>
      <w:r>
        <w:rPr>
          <w:rFonts w:hint="eastAsia"/>
        </w:rPr>
        <w:t>4.3.2</w:t>
      </w:r>
      <w:r>
        <w:t>当被要求扮演非理性的角色时，LLM 是如何刻画不同群体的“愚蠢”或“固执”的？它是否运用了不同的刻板印象？</w:t>
      </w:r>
    </w:p>
    <w:p w14:paraId="08BAE620">
      <w:pPr>
        <w:pStyle w:val="37"/>
        <w:numPr>
          <w:ilvl w:val="0"/>
          <w:numId w:val="8"/>
        </w:numPr>
        <w:rPr>
          <w:rFonts w:asciiTheme="minorEastAsia" w:hAnsiTheme="minorEastAsia"/>
        </w:rPr>
      </w:pPr>
      <w:r>
        <w:rPr>
          <w:rFonts w:asciiTheme="minorEastAsia" w:hAnsiTheme="minorEastAsia"/>
        </w:rPr>
        <w:t>需要标注的维度 (Annotation Dimensions)</w:t>
      </w:r>
    </w:p>
    <w:p w14:paraId="5E78B279">
      <w:pPr>
        <w:pStyle w:val="37"/>
        <w:numPr>
          <w:ilvl w:val="1"/>
          <w:numId w:val="8"/>
        </w:num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维度</w:t>
      </w:r>
      <w:r>
        <w:rPr>
          <w:rFonts w:asciiTheme="minorEastAsia" w:hAnsiTheme="minorEastAsia"/>
        </w:rPr>
        <w:t xml:space="preserve"> </w:t>
      </w:r>
      <w:r>
        <w:rPr>
          <w:rFonts w:hint="eastAsia" w:asciiTheme="minorEastAsia" w:hAnsiTheme="minorEastAsia"/>
        </w:rPr>
        <w:t>A</w:t>
      </w:r>
      <w:r>
        <w:rPr>
          <w:rFonts w:asciiTheme="minorEastAsia" w:hAnsiTheme="minorEastAsia"/>
        </w:rPr>
        <w:t>：谬误归因类型 (Types of Fallacious Reasoning)</w:t>
      </w:r>
    </w:p>
    <w:p w14:paraId="5763B3CE">
      <w:pPr>
        <w:pStyle w:val="37"/>
        <w:numPr>
          <w:ilvl w:val="2"/>
          <w:numId w:val="8"/>
        </w:num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体制不信任</w:t>
      </w:r>
      <w:r>
        <w:rPr>
          <w:rFonts w:asciiTheme="minorEastAsia" w:hAnsiTheme="minorEastAsia"/>
        </w:rPr>
        <w:t xml:space="preserve"> (Institutional Distrust)：认为政府、大企业在掩盖真相（常用于阴谋论）。</w:t>
      </w:r>
    </w:p>
    <w:p w14:paraId="26F5DC99">
      <w:pPr>
        <w:pStyle w:val="37"/>
        <w:numPr>
          <w:ilvl w:val="2"/>
          <w:numId w:val="8"/>
        </w:num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神秘主义</w:t>
      </w:r>
      <w:r>
        <w:rPr>
          <w:rFonts w:asciiTheme="minorEastAsia" w:hAnsiTheme="minorEastAsia"/>
        </w:rPr>
        <w:t>/伪自然主义 (Mysticism/Pseudo-naturalism)：诉诸宇宙能量、传统玄学、或者“纯天然才是好”的直觉（常用于伪科学/迷信）。</w:t>
      </w:r>
    </w:p>
    <w:p w14:paraId="411CAF9A">
      <w:pPr>
        <w:pStyle w:val="37"/>
        <w:numPr>
          <w:ilvl w:val="2"/>
          <w:numId w:val="8"/>
        </w:num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轶事证据</w:t>
      </w:r>
      <w:r>
        <w:rPr>
          <w:rFonts w:asciiTheme="minorEastAsia" w:hAnsiTheme="minorEastAsia"/>
        </w:rPr>
        <w:t xml:space="preserve"> (Anecdotal Evidence)："我姑姑用了微波炉就得病了。"</w:t>
      </w:r>
    </w:p>
    <w:p w14:paraId="04896E81">
      <w:pPr>
        <w:pStyle w:val="37"/>
        <w:numPr>
          <w:ilvl w:val="1"/>
          <w:numId w:val="8"/>
        </w:num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维度B</w:t>
      </w:r>
      <w:r>
        <w:rPr>
          <w:rFonts w:asciiTheme="minorEastAsia" w:hAnsiTheme="minorEastAsia"/>
        </w:rPr>
        <w:t>：</w:t>
      </w:r>
      <w:del w:id="44" w:author="时光电车" w:date="2026-04-16T20:58:38Z">
        <w:r>
          <w:rPr>
            <w:rFonts w:hint="default" w:asciiTheme="minorEastAsia" w:hAnsiTheme="minorEastAsia"/>
            <w:lang w:val="en-US"/>
          </w:rPr>
          <w:delText>幻觉的生成强度</w:delText>
        </w:r>
      </w:del>
      <w:ins w:id="45" w:author="时光电车" w:date="2026-04-16T20:58:42Z">
        <w:r>
          <w:rPr>
            <w:rFonts w:hint="eastAsia" w:asciiTheme="minorEastAsia" w:hAnsiTheme="minorEastAsia"/>
            <w:lang w:val="en-US" w:eastAsia="zh-CN"/>
          </w:rPr>
          <w:t>论证的</w:t>
        </w:r>
      </w:ins>
      <w:ins w:id="46" w:author="时光电车" w:date="2026-04-16T20:58:43Z">
        <w:r>
          <w:rPr>
            <w:rFonts w:hint="eastAsia" w:asciiTheme="minorEastAsia" w:hAnsiTheme="minorEastAsia"/>
            <w:lang w:val="en-US" w:eastAsia="zh-CN"/>
          </w:rPr>
          <w:t>具体</w:t>
        </w:r>
      </w:ins>
      <w:ins w:id="47" w:author="时光电车" w:date="2026-04-16T20:58:44Z">
        <w:r>
          <w:rPr>
            <w:rFonts w:hint="eastAsia" w:asciiTheme="minorEastAsia" w:hAnsiTheme="minorEastAsia"/>
            <w:lang w:val="en-US" w:eastAsia="zh-CN"/>
          </w:rPr>
          <w:t>性</w:t>
        </w:r>
      </w:ins>
      <w:r>
        <w:rPr>
          <w:rFonts w:asciiTheme="minorEastAsia" w:hAnsiTheme="minorEastAsia"/>
        </w:rPr>
        <w:t xml:space="preserve"> (</w:t>
      </w:r>
      <w:del w:id="48" w:author="时光电车" w:date="2026-04-16T20:59:24Z">
        <w:r>
          <w:rPr>
            <w:rFonts w:asciiTheme="minorEastAsia" w:hAnsiTheme="minorEastAsia"/>
          </w:rPr>
          <w:delText>Intensity of Hallucinated Evidence</w:delText>
        </w:r>
      </w:del>
      <w:ins w:id="49" w:author="时光电车" w:date="2026-04-16T20:59:15Z">
        <w:r>
          <w:rPr>
            <w:rFonts w:asciiTheme="minorEastAsia" w:hAnsiTheme="minorEastAsia" w:eastAsia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rPrChange w:id="50" w:author="时光电车" w:date="2026-04-16T20:59:20Z"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</w:rPrChange>
          </w:rPr>
          <w:t xml:space="preserve">The </w:t>
        </w:r>
      </w:ins>
      <w:ins w:id="52" w:author="时光电车" w:date="2026-04-16T21:03:38Z">
        <w:r>
          <w:rPr>
            <w:rFonts w:hint="eastAsia" w:asciiTheme="minorEastAsia" w:hAnsi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lang w:eastAsia="zh-CN"/>
          </w:rPr>
          <w:t>S</w:t>
        </w:r>
      </w:ins>
      <w:ins w:id="53" w:author="时光电车" w:date="2026-04-16T20:59:15Z">
        <w:r>
          <w:rPr>
            <w:rFonts w:asciiTheme="minorEastAsia" w:hAnsiTheme="minorEastAsia" w:eastAsia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rPrChange w:id="54" w:author="时光电车" w:date="2026-04-16T20:59:20Z"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</w:rPrChange>
          </w:rPr>
          <w:t xml:space="preserve">pecificity of </w:t>
        </w:r>
      </w:ins>
      <w:ins w:id="56" w:author="时光电车" w:date="2026-04-16T21:03:39Z">
        <w:r>
          <w:rPr>
            <w:rFonts w:hint="eastAsia" w:asciiTheme="minorEastAsia" w:hAnsi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lang w:eastAsia="zh-CN"/>
          </w:rPr>
          <w:t>A</w:t>
        </w:r>
      </w:ins>
      <w:ins w:id="57" w:author="时光电车" w:date="2026-04-16T20:59:15Z">
        <w:r>
          <w:rPr>
            <w:rFonts w:asciiTheme="minorEastAsia" w:hAnsiTheme="minorEastAsia" w:eastAsia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rPrChange w:id="58" w:author="时光电车" w:date="2026-04-16T20:59:20Z"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</w:rPrChange>
          </w:rPr>
          <w:t>rgument</w:t>
        </w:r>
      </w:ins>
      <w:r>
        <w:rPr>
          <w:rFonts w:asciiTheme="minorEastAsia" w:hAnsiTheme="minorEastAsia"/>
        </w:rPr>
        <w:t>)</w:t>
      </w:r>
    </w:p>
    <w:p w14:paraId="272C03EF">
      <w:pPr>
        <w:pStyle w:val="37"/>
        <w:numPr>
          <w:ilvl w:val="2"/>
          <w:numId w:val="8"/>
        </w:numPr>
        <w:rPr>
          <w:ins w:id="60" w:author="时光电车" w:date="2026-04-16T21:00:43Z"/>
          <w:rFonts w:hint="eastAsia" w:asciiTheme="minorEastAsia" w:hAnsiTheme="minorEastAsia"/>
          <w:rPrChange w:id="61" w:author="时光电车" w:date="2026-04-16T21:00:54Z">
            <w:rPr>
              <w:ins w:id="62" w:author="时光电车" w:date="2026-04-16T21:00:43Z"/>
              <w:rFonts w:asciiTheme="minorEastAsia" w:hAnsiTheme="minorEastAsia"/>
            </w:rPr>
          </w:rPrChange>
        </w:rPr>
      </w:pPr>
      <w:ins w:id="63" w:author="时光电车" w:date="2026-04-16T21:00:56Z">
        <w:r>
          <w:rPr>
            <w:rFonts w:hint="eastAsia" w:asciiTheme="minorEastAsia" w:hAnsi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lang w:val="en-US" w:eastAsia="zh-CN"/>
          </w:rPr>
          <w:t>定义：</w:t>
        </w:r>
      </w:ins>
      <w:ins w:id="64" w:author="时光电车" w:date="2026-04-16T21:00:47Z">
        <w:r>
          <w:rPr>
            <w:rFonts w:hint="eastAsia" w:asciiTheme="minorEastAsia" w:hAnsiTheme="minorEastAsia" w:eastAsia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rPrChange w:id="65" w:author="时光电车" w:date="2026-04-16T21:00:54Z"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</w:rPrChange>
          </w:rPr>
          <w:t>Agent在论证中是倾向于使用模糊、宏大的叙事，还是具体、可核查的案例。</w:t>
        </w:r>
      </w:ins>
    </w:p>
    <w:p w14:paraId="27611040">
      <w:pPr>
        <w:pStyle w:val="37"/>
        <w:numPr>
          <w:ilvl w:val="2"/>
          <w:numId w:val="8"/>
        </w:numPr>
        <w:rPr>
          <w:rFonts w:asciiTheme="minorEastAsia" w:hAnsiTheme="minorEastAsia"/>
        </w:rPr>
      </w:pPr>
      <w:ins w:id="67" w:author="时光电车" w:date="2026-04-16T21:00:49Z">
        <w:r>
          <w:rPr>
            <w:rFonts w:hint="eastAsia" w:asciiTheme="minorEastAsia" w:hAnsiTheme="minorEastAsia" w:eastAsia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</w:rPr>
          <w:t>模糊宏大叙事</w:t>
        </w:r>
      </w:ins>
      <w:ins w:id="68" w:author="时光电车" w:date="2026-04-16T21:01:08Z">
        <w:r>
          <w:rPr>
            <w:rFonts w:hint="eastAsia" w:asciiTheme="minorEastAsia" w:hAnsi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lang w:val="en-US" w:eastAsia="zh-CN"/>
          </w:rPr>
          <w:t>表现：</w:t>
        </w:r>
      </w:ins>
      <w:ins w:id="69" w:author="时光电车" w:date="2026-04-16T21:01:35Z">
        <w:r>
          <w:rPr>
            <w:rFonts w:hint="eastAsia" w:asciiTheme="minorEastAsia" w:hAnsi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lang w:val="en-US" w:eastAsia="zh-CN"/>
            <w:rPrChange w:id="70" w:author="时光电车" w:date="2026-04-16T21:01:42Z">
              <w:rPr>
                <w:rFonts w:hint="eastAsia" w:asciiTheme="minorEastAsia" w:hAnsiTheme="minorEastAsia" w:cstheme="minorBidi"/>
                <w:i w:val="0"/>
                <w:iCs w:val="0"/>
                <w:caps w:val="0"/>
                <w:spacing w:val="0"/>
                <w:sz w:val="21"/>
                <w:szCs w:val="22"/>
                <w:shd w:val="clear"/>
                <w:lang w:val="en-US" w:eastAsia="zh-CN"/>
              </w:rPr>
            </w:rPrChange>
          </w:rPr>
          <w:t>“</w:t>
        </w:r>
      </w:ins>
      <w:ins w:id="72" w:author="时光电车" w:date="2026-04-16T21:01:36Z">
        <w:r>
          <w:rPr>
            <w:rFonts w:hint="eastAsia" w:asciiTheme="minorEastAsia" w:hAnsiTheme="minorEastAsia" w:eastAsia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rPrChange w:id="73" w:author="时光电车" w:date="2026-04-16T21:01:42Z"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</w:rPrChange>
          </w:rPr>
          <w:t>金融危机、战争</w:t>
        </w:r>
      </w:ins>
      <w:ins w:id="75" w:author="时光电车" w:date="2026-04-16T21:01:38Z">
        <w:r>
          <w:rPr>
            <w:rFonts w:hint="eastAsia" w:asciiTheme="minorEastAsia" w:hAnsiTheme="minorEastAsia" w:eastAsia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lang w:val="en-US" w:eastAsia="zh-CN"/>
            <w:rPrChange w:id="76" w:author="时光电车" w:date="2026-04-16T21:01:42Z"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  <w:lang w:val="en-US" w:eastAsia="zh-CN"/>
              </w:rPr>
            </w:rPrChange>
          </w:rPr>
          <w:t>威胁下</w:t>
        </w:r>
      </w:ins>
      <w:ins w:id="78" w:author="时光电车" w:date="2026-04-16T21:01:36Z">
        <w:r>
          <w:rPr>
            <w:rFonts w:hint="eastAsia" w:asciiTheme="minorEastAsia" w:hAnsi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lang w:val="en-US" w:eastAsia="zh-CN"/>
            <w:rPrChange w:id="79" w:author="时光电车" w:date="2026-04-16T21:01:42Z">
              <w:rPr>
                <w:rFonts w:hint="eastAsia" w:asciiTheme="minorEastAsia" w:hAnsiTheme="minorEastAsia" w:cstheme="minorBidi"/>
                <w:i w:val="0"/>
                <w:iCs w:val="0"/>
                <w:caps w:val="0"/>
                <w:spacing w:val="0"/>
                <w:sz w:val="21"/>
                <w:szCs w:val="22"/>
                <w:shd w:val="clear"/>
                <w:lang w:val="en-US" w:eastAsia="zh-CN"/>
              </w:rPr>
            </w:rPrChange>
          </w:rPr>
          <w:t>”</w:t>
        </w:r>
      </w:ins>
      <w:ins w:id="81" w:author="时光电车" w:date="2026-04-16T21:11:15Z">
        <w:r>
          <w:rPr>
            <w:rFonts w:hint="eastAsia" w:asciiTheme="minorEastAsia" w:hAnsi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lang w:val="en-US" w:eastAsia="zh-CN"/>
          </w:rPr>
          <w:t>。</w:t>
        </w:r>
      </w:ins>
      <w:del w:id="82" w:author="时光电车" w:date="2026-04-16T20:59:46Z">
        <w:r>
          <w:rPr>
            <w:rFonts w:hint="eastAsia" w:asciiTheme="minorEastAsia" w:hAnsiTheme="minorEastAsia"/>
          </w:rPr>
          <w:delText>定义：</w:delText>
        </w:r>
      </w:del>
      <w:del w:id="83" w:author="时光电车" w:date="2026-04-16T20:59:46Z">
        <w:r>
          <w:rPr>
            <w:rFonts w:asciiTheme="minorEastAsia" w:hAnsiTheme="minorEastAsia"/>
          </w:rPr>
          <w:delText>为了强辩，Agent 是否主动捏造了虚假的论文、人名或机构？</w:delText>
        </w:r>
      </w:del>
    </w:p>
    <w:p w14:paraId="51B9225E">
      <w:pPr>
        <w:pStyle w:val="37"/>
        <w:numPr>
          <w:ilvl w:val="2"/>
          <w:numId w:val="8"/>
        </w:numPr>
        <w:rPr>
          <w:ins w:id="84" w:author="时光电车" w:date="2026-04-16T21:02:39Z"/>
          <w:rFonts w:hint="eastAsia" w:asciiTheme="minorEastAsia" w:hAnsiTheme="minorEastAsia"/>
        </w:rPr>
      </w:pPr>
      <w:del w:id="85" w:author="时光电车" w:date="2026-04-16T20:59:50Z">
        <w:r>
          <w:rPr>
            <w:rFonts w:hint="default" w:asciiTheme="minorEastAsia" w:hAnsiTheme="minorEastAsia"/>
            <w:lang w:val="en-US"/>
          </w:rPr>
          <w:delText>表现："Dr. Smith from Harvard published a hidden paper in 2021..."</w:delText>
        </w:r>
      </w:del>
      <w:ins w:id="86" w:author="时光电车" w:date="2026-04-16T20:59:51Z">
        <w:r>
          <w:rPr>
            <w:rFonts w:hint="eastAsia" w:asciiTheme="minorEastAsia" w:hAnsiTheme="minorEastAsia"/>
            <w:lang w:val="en-US" w:eastAsia="zh-CN"/>
          </w:rPr>
          <w:t>具体</w:t>
        </w:r>
      </w:ins>
      <w:ins w:id="87" w:author="时光电车" w:date="2026-04-16T20:59:56Z">
        <w:r>
          <w:rPr>
            <w:rFonts w:hint="eastAsia" w:asciiTheme="minorEastAsia" w:hAnsiTheme="minorEastAsia"/>
            <w:lang w:val="en-US" w:eastAsia="zh-CN"/>
          </w:rPr>
          <w:t>事</w:t>
        </w:r>
      </w:ins>
      <w:ins w:id="88" w:author="时光电车" w:date="2026-04-16T20:59:54Z">
        <w:r>
          <w:rPr>
            <w:rFonts w:hint="eastAsia" w:asciiTheme="minorEastAsia" w:hAnsiTheme="minorEastAsia"/>
            <w:lang w:val="en-US" w:eastAsia="zh-CN"/>
          </w:rPr>
          <w:t>例</w:t>
        </w:r>
      </w:ins>
      <w:ins w:id="89" w:author="时光电车" w:date="2026-04-16T20:59:58Z">
        <w:r>
          <w:rPr>
            <w:rFonts w:hint="eastAsia" w:asciiTheme="minorEastAsia" w:hAnsiTheme="minorEastAsia"/>
            <w:lang w:val="en-US" w:eastAsia="zh-CN"/>
          </w:rPr>
          <w:t>具体分析</w:t>
        </w:r>
      </w:ins>
      <w:ins w:id="90" w:author="时光电车" w:date="2026-04-16T21:01:17Z">
        <w:r>
          <w:rPr>
            <w:rFonts w:hint="eastAsia" w:asciiTheme="minorEastAsia" w:hAnsiTheme="minorEastAsia"/>
            <w:lang w:val="en-US" w:eastAsia="zh-CN"/>
          </w:rPr>
          <w:t>表现：</w:t>
        </w:r>
      </w:ins>
      <w:ins w:id="91" w:author="时光电车" w:date="2026-04-16T21:01:43Z">
        <w:r>
          <w:rPr>
            <w:rFonts w:hint="eastAsia" w:asciiTheme="minorEastAsia" w:hAnsiTheme="minorEastAsia"/>
            <w:lang w:val="en-US" w:eastAsia="zh-CN"/>
          </w:rPr>
          <w:t>“</w:t>
        </w:r>
      </w:ins>
      <w:ins w:id="92" w:author="时光电车" w:date="2026-04-16T21:02:01Z">
        <w:r>
          <w:rPr>
            <w:rFonts w:hint="eastAsia" w:asciiTheme="minorEastAsia" w:hAnsiTheme="minorEastAsia" w:eastAsia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rPrChange w:id="93" w:author="时光电车" w:date="2026-04-16T21:02:12Z"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</w:rPrChange>
          </w:rPr>
          <w:t>社区学校经费</w:t>
        </w:r>
      </w:ins>
      <w:ins w:id="95" w:author="时光电车" w:date="2026-04-16T21:02:17Z">
        <w:r>
          <w:rPr>
            <w:rFonts w:hint="eastAsia" w:asciiTheme="minorEastAsia" w:hAnsi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lang w:val="en-US" w:eastAsia="zh-CN"/>
          </w:rPr>
          <w:t>问题</w:t>
        </w:r>
      </w:ins>
      <w:ins w:id="96" w:author="时光电车" w:date="2026-04-16T21:01:44Z">
        <w:r>
          <w:rPr>
            <w:rFonts w:hint="eastAsia" w:asciiTheme="minorEastAsia" w:hAnsiTheme="minorEastAsia"/>
            <w:lang w:val="en-US" w:eastAsia="zh-CN"/>
          </w:rPr>
          <w:t>”</w:t>
        </w:r>
      </w:ins>
      <w:ins w:id="97" w:author="时光电车" w:date="2026-04-16T21:11:16Z">
        <w:r>
          <w:rPr>
            <w:rFonts w:hint="eastAsia" w:asciiTheme="minorEastAsia" w:hAnsiTheme="minorEastAsia"/>
            <w:lang w:val="en-US" w:eastAsia="zh-CN"/>
          </w:rPr>
          <w:t>。</w:t>
        </w:r>
      </w:ins>
    </w:p>
    <w:p w14:paraId="605E0461">
      <w:pPr>
        <w:pStyle w:val="37"/>
        <w:numPr>
          <w:ilvl w:val="1"/>
          <w:numId w:val="8"/>
        </w:numPr>
        <w:rPr>
          <w:ins w:id="98" w:author="时光电车" w:date="2026-04-16T21:02:40Z"/>
          <w:rFonts w:asciiTheme="minorEastAsia" w:hAnsiTheme="minorEastAsia"/>
        </w:rPr>
      </w:pPr>
      <w:ins w:id="99" w:author="时光电车" w:date="2026-04-16T21:02:40Z">
        <w:r>
          <w:rPr>
            <w:rFonts w:hint="eastAsia" w:asciiTheme="minorEastAsia" w:hAnsiTheme="minorEastAsia"/>
          </w:rPr>
          <w:t>维度</w:t>
        </w:r>
      </w:ins>
      <w:ins w:id="100" w:author="时光电车" w:date="2026-04-16T21:02:43Z">
        <w:r>
          <w:rPr>
            <w:rFonts w:hint="eastAsia" w:asciiTheme="minorEastAsia" w:hAnsiTheme="minorEastAsia"/>
            <w:lang w:val="en-US" w:eastAsia="zh-CN"/>
          </w:rPr>
          <w:t>C</w:t>
        </w:r>
      </w:ins>
      <w:ins w:id="101" w:author="时光电车" w:date="2026-04-16T21:02:40Z">
        <w:r>
          <w:rPr>
            <w:rFonts w:asciiTheme="minorEastAsia" w:hAnsiTheme="minorEastAsia"/>
          </w:rPr>
          <w:t>：</w:t>
        </w:r>
      </w:ins>
      <w:ins w:id="102" w:author="时光电车" w:date="2026-04-16T21:02:53Z">
        <w:r>
          <w:rPr>
            <w:rFonts w:hint="eastAsia" w:asciiTheme="minorEastAsia" w:hAnsiTheme="minorEastAsia"/>
            <w:b w:val="0"/>
            <w:bCs w:val="0"/>
            <w:lang w:val="en-US" w:eastAsia="zh-CN"/>
            <w:rPrChange w:id="103" w:author="时光电车" w:date="2026-04-16T21:03:27Z">
              <w:rPr>
                <w:rFonts w:hint="eastAsia" w:asciiTheme="minorEastAsia" w:hAnsiTheme="minorEastAsia"/>
                <w:lang w:val="en-US" w:eastAsia="zh-CN"/>
              </w:rPr>
            </w:rPrChange>
          </w:rPr>
          <w:t>叙事视角</w:t>
        </w:r>
      </w:ins>
      <w:ins w:id="105" w:author="时光电车" w:date="2026-04-16T21:02:40Z">
        <w:r>
          <w:rPr>
            <w:rFonts w:asciiTheme="minorEastAsia" w:hAnsiTheme="minorEastAsia"/>
          </w:rPr>
          <w:t xml:space="preserve"> (</w:t>
        </w:r>
      </w:ins>
      <w:ins w:id="106" w:author="时光电车" w:date="2026-04-16T21:03:32Z">
        <w:r>
          <w:rPr>
            <w:rFonts w:hint="eastAsia" w:asciiTheme="minorEastAsia" w:hAnsiTheme="minorEastAsia"/>
            <w:lang w:val="en-US" w:eastAsia="zh-CN"/>
          </w:rPr>
          <w:t>N</w:t>
        </w:r>
      </w:ins>
      <w:ins w:id="107" w:author="时光电车" w:date="2026-04-16T21:03:23Z">
        <w:r>
          <w:rPr>
            <w:rFonts w:hint="eastAsia" w:asciiTheme="minorEastAsia" w:hAnsiTheme="minorEastAsia" w:eastAsia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</w:rPr>
          <w:t xml:space="preserve">arrative </w:t>
        </w:r>
      </w:ins>
      <w:ins w:id="108" w:author="时光电车" w:date="2026-04-16T21:03:35Z">
        <w:r>
          <w:rPr>
            <w:rFonts w:hint="eastAsia" w:asciiTheme="minorEastAsia" w:hAnsi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lang w:val="en-US" w:eastAsia="zh-CN"/>
          </w:rPr>
          <w:t>P</w:t>
        </w:r>
      </w:ins>
      <w:ins w:id="109" w:author="时光电车" w:date="2026-04-16T21:03:23Z">
        <w:r>
          <w:rPr>
            <w:rFonts w:hint="eastAsia" w:asciiTheme="minorEastAsia" w:hAnsiTheme="minorEastAsia" w:eastAsia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</w:rPr>
          <w:t>erspective</w:t>
        </w:r>
      </w:ins>
      <w:ins w:id="110" w:author="时光电车" w:date="2026-04-16T21:02:40Z">
        <w:r>
          <w:rPr>
            <w:rFonts w:asciiTheme="minorEastAsia" w:hAnsiTheme="minorEastAsia"/>
          </w:rPr>
          <w:t>)</w:t>
        </w:r>
      </w:ins>
    </w:p>
    <w:p w14:paraId="23328012">
      <w:pPr>
        <w:pStyle w:val="37"/>
        <w:numPr>
          <w:ilvl w:val="2"/>
          <w:numId w:val="8"/>
        </w:numPr>
        <w:rPr>
          <w:ins w:id="111" w:author="时光电车" w:date="2026-04-16T21:02:40Z"/>
          <w:rFonts w:hint="eastAsia" w:asciiTheme="minorEastAsia" w:hAnsiTheme="minorEastAsia"/>
        </w:rPr>
      </w:pPr>
      <w:ins w:id="112" w:author="时光电车" w:date="2026-04-16T21:02:40Z">
        <w:r>
          <w:rPr>
            <w:rFonts w:hint="eastAsia" w:asciiTheme="minorEastAsia" w:hAnsi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lang w:val="en-US" w:eastAsia="zh-CN"/>
          </w:rPr>
          <w:t>定义：</w:t>
        </w:r>
      </w:ins>
      <w:ins w:id="113" w:author="时光电车" w:date="2026-04-16T21:03:51Z">
        <w:r>
          <w:rPr>
            <w:rFonts w:hint="eastAsia" w:asciiTheme="minorEastAsia" w:hAnsiTheme="minorEastAsia" w:eastAsia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</w:rPr>
          <w:t>发言者是以个人身份分享自己的故事，还是以群体代言人身份代表整个族群发声？</w:t>
        </w:r>
      </w:ins>
    </w:p>
    <w:p w14:paraId="1E204798">
      <w:pPr>
        <w:pStyle w:val="37"/>
        <w:numPr>
          <w:ilvl w:val="2"/>
          <w:numId w:val="8"/>
        </w:numPr>
        <w:rPr>
          <w:ins w:id="114" w:author="时光电车" w:date="2026-04-16T21:02:40Z"/>
          <w:rFonts w:asciiTheme="minorEastAsia" w:hAnsiTheme="minorEastAsia"/>
        </w:rPr>
      </w:pPr>
      <w:ins w:id="115" w:author="时光电车" w:date="2026-04-16T21:04:12Z">
        <w:r>
          <w:rPr>
            <w:rFonts w:hint="eastAsia" w:asciiTheme="minorEastAsia" w:hAnsi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lang w:val="en-US" w:eastAsia="zh-CN"/>
          </w:rPr>
          <w:t>个人经验</w:t>
        </w:r>
      </w:ins>
      <w:ins w:id="116" w:author="时光电车" w:date="2026-04-16T21:04:14Z">
        <w:r>
          <w:rPr>
            <w:rFonts w:hint="eastAsia" w:asciiTheme="minorEastAsia" w:hAnsi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lang w:val="en-US" w:eastAsia="zh-CN"/>
          </w:rPr>
          <w:t>（</w:t>
        </w:r>
      </w:ins>
      <w:ins w:id="117" w:author="时光电车" w:date="2026-04-16T21:04:33Z">
        <w:r>
          <w:rPr>
            <w:rFonts w:hint="eastAsia" w:asciiTheme="minorEastAsia" w:hAnsi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lang w:val="en-US" w:eastAsia="zh-CN"/>
          </w:rPr>
          <w:t>P</w:t>
        </w:r>
      </w:ins>
      <w:ins w:id="118" w:author="时光电车" w:date="2026-04-16T21:04:34Z">
        <w:r>
          <w:rPr>
            <w:rFonts w:hint="eastAsia" w:asciiTheme="minorEastAsia" w:hAnsi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lang w:val="en-US" w:eastAsia="zh-CN"/>
          </w:rPr>
          <w:t>ersonal</w:t>
        </w:r>
      </w:ins>
      <w:ins w:id="119" w:author="时光电车" w:date="2026-04-16T21:04:35Z">
        <w:r>
          <w:rPr>
            <w:rFonts w:hint="eastAsia" w:asciiTheme="minorEastAsia" w:hAnsi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lang w:val="en-US" w:eastAsia="zh-CN"/>
          </w:rPr>
          <w:t xml:space="preserve"> Ex</w:t>
        </w:r>
      </w:ins>
      <w:ins w:id="120" w:author="时光电车" w:date="2026-04-16T21:04:36Z">
        <w:r>
          <w:rPr>
            <w:rFonts w:hint="eastAsia" w:asciiTheme="minorEastAsia" w:hAnsi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lang w:val="en-US" w:eastAsia="zh-CN"/>
          </w:rPr>
          <w:t>peri</w:t>
        </w:r>
      </w:ins>
      <w:ins w:id="121" w:author="时光电车" w:date="2026-04-16T21:04:38Z">
        <w:r>
          <w:rPr>
            <w:rFonts w:hint="eastAsia" w:asciiTheme="minorEastAsia" w:hAnsi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lang w:val="en-US" w:eastAsia="zh-CN"/>
          </w:rPr>
          <w:t>ence</w:t>
        </w:r>
      </w:ins>
      <w:ins w:id="122" w:author="时光电车" w:date="2026-04-16T21:04:15Z">
        <w:r>
          <w:rPr>
            <w:rFonts w:hint="eastAsia" w:asciiTheme="minorEastAsia" w:hAnsi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lang w:val="en-US" w:eastAsia="zh-CN"/>
          </w:rPr>
          <w:t>）</w:t>
        </w:r>
      </w:ins>
      <w:ins w:id="123" w:author="时光电车" w:date="2026-04-16T21:04:14Z">
        <w:r>
          <w:rPr>
            <w:rFonts w:hint="eastAsia" w:asciiTheme="minorEastAsia" w:hAnsi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lang w:val="en-US" w:eastAsia="zh-CN"/>
          </w:rPr>
          <w:t>表现</w:t>
        </w:r>
      </w:ins>
      <w:ins w:id="124" w:author="时光电车" w:date="2026-04-16T21:05:09Z">
        <w:r>
          <w:rPr>
            <w:rFonts w:hint="eastAsia" w:asciiTheme="minorEastAsia" w:hAnsi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lang w:val="en-US" w:eastAsia="zh-CN"/>
          </w:rPr>
          <w:t>:</w:t>
        </w:r>
      </w:ins>
      <w:ins w:id="125" w:author="时光电车" w:date="2026-04-16T21:05:17Z">
        <w:r>
          <w:rPr>
            <w:rFonts w:hint="eastAsia" w:asciiTheme="minorEastAsia" w:hAnsi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lang w:val="en-US" w:eastAsia="zh-CN"/>
          </w:rPr>
          <w:t>我作为一个在这个社区生活了半辈子的普通人，我观察了太多事情</w:t>
        </w:r>
      </w:ins>
      <w:ins w:id="126" w:author="时光电车" w:date="2026-04-16T21:11:18Z">
        <w:r>
          <w:rPr>
            <w:rFonts w:hint="eastAsia" w:asciiTheme="minorEastAsia" w:hAnsiTheme="minorEastAsia" w:cstheme="minorBidi"/>
            <w:i w:val="0"/>
            <w:iCs w:val="0"/>
            <w:caps w:val="0"/>
            <w:spacing w:val="0"/>
            <w:sz w:val="21"/>
            <w:szCs w:val="22"/>
            <w:shd w:val="clear"/>
            <w:lang w:val="en-US" w:eastAsia="zh-CN"/>
          </w:rPr>
          <w:t>。</w:t>
        </w:r>
      </w:ins>
    </w:p>
    <w:p w14:paraId="15425292">
      <w:pPr>
        <w:pStyle w:val="37"/>
        <w:numPr>
          <w:ilvl w:val="2"/>
          <w:numId w:val="8"/>
        </w:numPr>
        <w:rPr>
          <w:ins w:id="127" w:author="时光电车" w:date="2026-04-16T21:02:40Z"/>
          <w:rFonts w:hint="eastAsia" w:asciiTheme="minorEastAsia" w:hAnsiTheme="minorEastAsia"/>
          <w:lang w:val="en-US" w:eastAsia="zh-CN"/>
        </w:rPr>
      </w:pPr>
      <w:ins w:id="128" w:author="时光电车" w:date="2026-04-16T21:04:43Z">
        <w:r>
          <w:rPr>
            <w:rFonts w:hint="eastAsia" w:asciiTheme="minorEastAsia" w:hAnsiTheme="minorEastAsia"/>
            <w:lang w:val="en-US" w:eastAsia="zh-CN"/>
          </w:rPr>
          <w:t>群体</w:t>
        </w:r>
      </w:ins>
      <w:ins w:id="129" w:author="时光电车" w:date="2026-04-16T21:04:44Z">
        <w:r>
          <w:rPr>
            <w:rFonts w:hint="eastAsia" w:asciiTheme="minorEastAsia" w:hAnsiTheme="minorEastAsia"/>
            <w:lang w:val="en-US" w:eastAsia="zh-CN"/>
          </w:rPr>
          <w:t>代言</w:t>
        </w:r>
      </w:ins>
      <w:ins w:id="130" w:author="时光电车" w:date="2026-04-16T21:04:45Z">
        <w:r>
          <w:rPr>
            <w:rFonts w:hint="eastAsia" w:asciiTheme="minorEastAsia" w:hAnsiTheme="minorEastAsia"/>
            <w:lang w:val="en-US" w:eastAsia="zh-CN"/>
          </w:rPr>
          <w:t>（</w:t>
        </w:r>
      </w:ins>
      <w:ins w:id="131" w:author="时光电车" w:date="2026-04-16T21:04:47Z">
        <w:r>
          <w:rPr>
            <w:rFonts w:hint="eastAsia" w:asciiTheme="minorEastAsia" w:hAnsiTheme="minorEastAsia"/>
            <w:lang w:val="en-US" w:eastAsia="zh-CN"/>
          </w:rPr>
          <w:t>G</w:t>
        </w:r>
      </w:ins>
      <w:ins w:id="132" w:author="时光电车" w:date="2026-04-16T21:04:48Z">
        <w:r>
          <w:rPr>
            <w:rFonts w:hint="eastAsia" w:asciiTheme="minorEastAsia" w:hAnsiTheme="minorEastAsia"/>
            <w:lang w:val="en-US" w:eastAsia="zh-CN"/>
          </w:rPr>
          <w:t>roup</w:t>
        </w:r>
      </w:ins>
      <w:ins w:id="133" w:author="时光电车" w:date="2026-04-16T21:04:49Z">
        <w:r>
          <w:rPr>
            <w:rFonts w:hint="eastAsia" w:asciiTheme="minorEastAsia" w:hAnsiTheme="minorEastAsia"/>
            <w:lang w:val="en-US" w:eastAsia="zh-CN"/>
          </w:rPr>
          <w:t xml:space="preserve"> </w:t>
        </w:r>
      </w:ins>
      <w:ins w:id="134" w:author="时光电车" w:date="2026-04-16T21:04:56Z">
        <w:r>
          <w:rPr>
            <w:rFonts w:hint="eastAsia" w:asciiTheme="minorEastAsia" w:hAnsiTheme="minorEastAsia"/>
            <w:lang w:val="en-US" w:eastAsia="zh-CN"/>
          </w:rPr>
          <w:t>Re</w:t>
        </w:r>
      </w:ins>
      <w:ins w:id="135" w:author="时光电车" w:date="2026-04-16T21:04:57Z">
        <w:r>
          <w:rPr>
            <w:rFonts w:hint="eastAsia" w:asciiTheme="minorEastAsia" w:hAnsiTheme="minorEastAsia"/>
            <w:lang w:val="en-US" w:eastAsia="zh-CN"/>
          </w:rPr>
          <w:t>p</w:t>
        </w:r>
      </w:ins>
      <w:ins w:id="136" w:author="时光电车" w:date="2026-04-16T21:04:50Z">
        <w:r>
          <w:rPr>
            <w:rFonts w:hint="eastAsia" w:asciiTheme="minorEastAsia" w:hAnsiTheme="minorEastAsia"/>
            <w:lang w:val="en-US" w:eastAsia="zh-CN"/>
          </w:rPr>
          <w:t>rese</w:t>
        </w:r>
      </w:ins>
      <w:ins w:id="137" w:author="时光电车" w:date="2026-04-16T21:04:51Z">
        <w:r>
          <w:rPr>
            <w:rFonts w:hint="eastAsia" w:asciiTheme="minorEastAsia" w:hAnsiTheme="minorEastAsia"/>
            <w:lang w:val="en-US" w:eastAsia="zh-CN"/>
          </w:rPr>
          <w:t>ntat</w:t>
        </w:r>
      </w:ins>
      <w:ins w:id="138" w:author="时光电车" w:date="2026-04-16T21:04:52Z">
        <w:r>
          <w:rPr>
            <w:rFonts w:hint="eastAsia" w:asciiTheme="minorEastAsia" w:hAnsiTheme="minorEastAsia"/>
            <w:lang w:val="en-US" w:eastAsia="zh-CN"/>
          </w:rPr>
          <w:t>ion</w:t>
        </w:r>
      </w:ins>
      <w:ins w:id="139" w:author="时光电车" w:date="2026-04-16T21:04:45Z">
        <w:r>
          <w:rPr>
            <w:rFonts w:hint="eastAsia" w:asciiTheme="minorEastAsia" w:hAnsiTheme="minorEastAsia"/>
            <w:lang w:val="en-US" w:eastAsia="zh-CN"/>
          </w:rPr>
          <w:t>）</w:t>
        </w:r>
      </w:ins>
      <w:ins w:id="140" w:author="时光电车" w:date="2026-04-16T21:02:40Z">
        <w:r>
          <w:rPr>
            <w:rFonts w:hint="eastAsia" w:asciiTheme="minorEastAsia" w:hAnsiTheme="minorEastAsia"/>
            <w:lang w:val="en-US" w:eastAsia="zh-CN"/>
          </w:rPr>
          <w:t>表现</w:t>
        </w:r>
      </w:ins>
      <w:ins w:id="141" w:author="时光电车" w:date="2026-04-16T21:05:36Z">
        <w:r>
          <w:rPr>
            <w:rFonts w:hint="eastAsia" w:asciiTheme="minorEastAsia" w:hAnsiTheme="minorEastAsia"/>
            <w:lang w:val="en-US" w:eastAsia="zh-CN"/>
          </w:rPr>
          <w:t>:</w:t>
        </w:r>
      </w:ins>
      <w:ins w:id="142" w:author="时光电车" w:date="2026-04-16T21:05:33Z">
        <w:r>
          <w:rPr>
            <w:rFonts w:hint="eastAsia" w:asciiTheme="minorEastAsia" w:hAnsiTheme="minorEastAsia"/>
            <w:lang w:val="en-US" w:eastAsia="zh-CN"/>
          </w:rPr>
          <w:t>我们黑人社区经历过真实的、制度化的压迫</w:t>
        </w:r>
      </w:ins>
      <w:ins w:id="143" w:author="时光电车" w:date="2026-04-16T21:11:19Z">
        <w:r>
          <w:rPr>
            <w:rFonts w:hint="eastAsia" w:asciiTheme="minorEastAsia" w:hAnsiTheme="minorEastAsia"/>
            <w:lang w:val="en-US" w:eastAsia="zh-CN"/>
          </w:rPr>
          <w:t>。</w:t>
        </w:r>
      </w:ins>
      <w:bookmarkStart w:id="0" w:name="_GoBack"/>
      <w:bookmarkEnd w:id="0"/>
    </w:p>
    <w:p w14:paraId="3793A775">
      <w:pPr>
        <w:pStyle w:val="37"/>
        <w:numPr>
          <w:ilvl w:val="-1"/>
          <w:numId w:val="0"/>
        </w:numPr>
        <w:ind w:left="880" w:firstLine="0"/>
        <w:rPr>
          <w:rFonts w:hint="eastAsia" w:asciiTheme="minorEastAsia" w:hAnsiTheme="minorEastAsia"/>
          <w:rPrChange w:id="145" w:author="时光电车" w:date="2026-04-16T21:02:12Z">
            <w:rPr>
              <w:rFonts w:asciiTheme="minorEastAsia" w:hAnsiTheme="minorEastAsia"/>
            </w:rPr>
          </w:rPrChange>
        </w:rPr>
        <w:pPrChange w:id="144" w:author="时光电车" w:date="2026-04-16T21:02:40Z">
          <w:pPr>
            <w:pStyle w:val="37"/>
            <w:numPr>
              <w:ilvl w:val="2"/>
              <w:numId w:val="8"/>
            </w:numPr>
          </w:pPr>
        </w:pPrChange>
      </w:pPr>
    </w:p>
    <w:p w14:paraId="3FBE308C">
      <w:pPr>
        <w:pStyle w:val="3"/>
      </w:pPr>
      <w:r>
        <w:rPr>
          <w:rFonts w:hint="eastAsia"/>
        </w:rPr>
        <w:t>5</w:t>
      </w:r>
      <w:r>
        <w:t>. Broader Impacts and Ethical Discussion</w:t>
      </w:r>
    </w:p>
    <w:p w14:paraId="7E59400D">
      <w:pPr>
        <w:pStyle w:val="37"/>
        <w:numPr>
          <w:ilvl w:val="0"/>
          <w:numId w:val="9"/>
        </w:numPr>
        <w:rPr>
          <w:rFonts w:asciiTheme="minorEastAsia" w:hAnsiTheme="minorEastAsia"/>
        </w:rPr>
      </w:pPr>
      <w:r>
        <w:rPr>
          <w:rFonts w:asciiTheme="minorEastAsia" w:hAnsiTheme="minorEastAsia"/>
          <w:b/>
          <w:bCs/>
        </w:rPr>
        <w:t>系统风险：</w:t>
      </w:r>
      <w:r>
        <w:rPr>
          <w:rFonts w:asciiTheme="minorEastAsia" w:hAnsiTheme="minorEastAsia"/>
        </w:rPr>
        <w:t> 如果未来自动化的客服、社交网络内容审核、或焦点小组（Focus Group）被这类 Agent 替代，这种隐性偏见会导致少数族裔在数字社会中“声音被系统性地忽视”。</w:t>
      </w:r>
    </w:p>
    <w:p w14:paraId="40FB20B8">
      <w:pPr>
        <w:pStyle w:val="37"/>
        <w:numPr>
          <w:ilvl w:val="0"/>
          <w:numId w:val="9"/>
        </w:numPr>
        <w:rPr>
          <w:rFonts w:asciiTheme="minorEastAsia" w:hAnsiTheme="minorEastAsia"/>
        </w:rPr>
      </w:pPr>
      <w:r>
        <w:rPr>
          <w:rFonts w:asciiTheme="minorEastAsia" w:hAnsiTheme="minorEastAsia"/>
          <w:b/>
          <w:bCs/>
        </w:rPr>
        <w:t>免责与伦理声明 (Mandatory Ethics Statement)：</w:t>
      </w:r>
      <w:r>
        <w:rPr>
          <w:rFonts w:asciiTheme="minorEastAsia" w:hAnsiTheme="minorEastAsia"/>
        </w:rPr>
        <w:t> 强烈重申，本论文中发现的差异</w:t>
      </w:r>
      <w:r>
        <w:rPr>
          <w:rFonts w:asciiTheme="minorEastAsia" w:hAnsiTheme="minorEastAsia"/>
          <w:b/>
          <w:bCs/>
        </w:rPr>
        <w:t>纯属 LLM 的算法缺陷</w:t>
      </w:r>
      <w:r>
        <w:rPr>
          <w:rFonts w:asciiTheme="minorEastAsia" w:hAnsiTheme="minorEastAsia"/>
        </w:rPr>
        <w:t>，反映了预训练数据（如 Reddit, Wikipedia）中的历史偏见。本研究绝不意味着现实世界中存在这些人口学差异。本研究的目的是呼吁开发者开发针对多轮 Agent 交互的“去偏（Debiasing）”对齐技术。</w:t>
      </w:r>
    </w:p>
    <w:p w14:paraId="7D22FF31">
      <w:pPr>
        <w:pStyle w:val="3"/>
      </w:pPr>
      <w:r>
        <w:rPr>
          <w:rFonts w:hint="eastAsia"/>
        </w:rPr>
        <w:t>6</w:t>
      </w:r>
      <w:r>
        <w:t>. Conclusion</w:t>
      </w:r>
    </w:p>
    <w:p w14:paraId="32F1C991">
      <w:pPr>
        <w:pStyle w:val="37"/>
        <w:numPr>
          <w:ilvl w:val="0"/>
          <w:numId w:val="10"/>
        </w:numPr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总结实验发现，强调多智能体辩论框架作为测试LLM偏见的“照妖镜”作用。</w:t>
      </w:r>
    </w:p>
    <w:p w14:paraId="23A02776">
      <w:pPr>
        <w:pStyle w:val="3"/>
      </w:pPr>
      <w:r>
        <w:rPr>
          <w:rFonts w:hint="eastAsia"/>
        </w:rPr>
        <w:t>7</w:t>
      </w:r>
      <w:r>
        <w:t>.</w:t>
      </w:r>
      <w:r>
        <w:rPr>
          <w:rFonts w:hint="eastAsia"/>
        </w:rPr>
        <w:t xml:space="preserve"> </w:t>
      </w:r>
      <w:r>
        <w:t>Ethics Statement</w:t>
      </w:r>
    </w:p>
    <w:p w14:paraId="5216AC10">
      <w:pPr>
        <w:pStyle w:val="37"/>
        <w:numPr>
          <w:ilvl w:val="0"/>
          <w:numId w:val="10"/>
        </w:numPr>
      </w:pPr>
      <w:r>
        <w:t>声明实验过程中迫使 LLM 扮演阴谋论者产生的有害文本已被安全处理，并未泄露至互联网。声明关于种族和性别的人设设定仅用于测试模型的内在偏见，不代表作者认同任何相关的生物学或社会学刻板印象。</w:t>
      </w:r>
    </w:p>
    <w:p w14:paraId="33763ACB">
      <w:pPr>
        <w:pStyle w:val="3"/>
        <w:rPr>
          <w:rFonts w:hint="eastAsia"/>
        </w:rPr>
      </w:pPr>
      <w:r>
        <w:rPr>
          <w:rFonts w:hint="eastAsia"/>
        </w:rPr>
        <w:t>References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Ye Wang" w:date="2026-04-14T13:44:00Z" w:initials="YW">
    <w:p w14:paraId="30C44AA0">
      <w:pPr>
        <w:pStyle w:val="12"/>
      </w:pPr>
      <w:r>
        <w:t>这部分我可以提供一些paper给你</w:t>
      </w:r>
    </w:p>
  </w:comment>
  <w:comment w:id="1" w:author="Ye Wang" w:date="2026-04-14T14:14:00Z" w:initials="YW">
    <w:p w14:paraId="640124BB">
      <w:pPr>
        <w:pStyle w:val="12"/>
      </w:pPr>
      <w:r>
        <w:t>由于TACL没有NHB那么严格，这里不需要人工验证了</w:t>
      </w:r>
    </w:p>
  </w:comment>
  <w:comment w:id="2" w:author="Ye Wang" w:date="2026-04-14T13:58:00Z" w:initials="YW">
    <w:p w14:paraId="7F406F2F">
      <w:pPr>
        <w:pStyle w:val="12"/>
      </w:pPr>
      <w:r>
        <w:t>也许可以跟4.2调换顺序</w:t>
      </w:r>
    </w:p>
  </w:comment>
  <w:comment w:id="3" w:author="Ye Wang" w:date="2026-04-14T13:58:00Z" w:initials="YW">
    <w:p w14:paraId="6D500FF3">
      <w:pPr>
        <w:pStyle w:val="12"/>
      </w:pPr>
      <w:r>
        <w:t>也许可以跟4.2调换顺序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0C44AA0" w15:done="0"/>
  <w15:commentEx w15:paraId="640124BB" w15:done="0"/>
  <w15:commentEx w15:paraId="7F406F2F" w15:done="0"/>
  <w15:commentEx w15:paraId="6D500FF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FA33A6"/>
    <w:multiLevelType w:val="multilevel"/>
    <w:tmpl w:val="07FA33A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08F847B6"/>
    <w:multiLevelType w:val="multilevel"/>
    <w:tmpl w:val="08F847B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0C8D2AAF"/>
    <w:multiLevelType w:val="multilevel"/>
    <w:tmpl w:val="0C8D2AA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0DF8247C"/>
    <w:multiLevelType w:val="multilevel"/>
    <w:tmpl w:val="0DF8247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1E2E03E0"/>
    <w:multiLevelType w:val="multilevel"/>
    <w:tmpl w:val="1E2E03E0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2C2C5962"/>
    <w:multiLevelType w:val="multilevel"/>
    <w:tmpl w:val="2C2C596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41366C32"/>
    <w:multiLevelType w:val="multilevel"/>
    <w:tmpl w:val="41366C3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4C4A6AED"/>
    <w:multiLevelType w:val="multilevel"/>
    <w:tmpl w:val="4C4A6AE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59CE78C2"/>
    <w:multiLevelType w:val="multilevel"/>
    <w:tmpl w:val="59CE78C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nsid w:val="60457F1C"/>
    <w:multiLevelType w:val="multilevel"/>
    <w:tmpl w:val="60457F1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3"/>
  </w:num>
  <w:num w:numId="5">
    <w:abstractNumId w:val="4"/>
  </w:num>
  <w:num w:numId="6">
    <w:abstractNumId w:val="9"/>
  </w:num>
  <w:num w:numId="7">
    <w:abstractNumId w:val="8"/>
  </w:num>
  <w:num w:numId="8">
    <w:abstractNumId w:val="5"/>
  </w:num>
  <w:num w:numId="9">
    <w:abstractNumId w:val="6"/>
  </w:num>
  <w:num w:numId="10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Ye Wang">
    <w15:presenceInfo w15:providerId="Windows Live" w15:userId="f37e6932fcff166e"/>
  </w15:person>
  <w15:person w15:author="时光电车">
    <w15:presenceInfo w15:providerId="WPS Office" w15:userId="37628522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NotDisplayPageBoundaries w:val="1"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AzMDU2NzM1tQCyLZV0lIJTi4sz8/NACgxrAfrA7iMsAAAA"/>
  </w:docVars>
  <w:rsids>
    <w:rsidRoot w:val="00B95C9B"/>
    <w:rsid w:val="00013970"/>
    <w:rsid w:val="001566F8"/>
    <w:rsid w:val="001E02BF"/>
    <w:rsid w:val="002035B2"/>
    <w:rsid w:val="002C1EA9"/>
    <w:rsid w:val="002F73E8"/>
    <w:rsid w:val="0030013D"/>
    <w:rsid w:val="003011EB"/>
    <w:rsid w:val="00326743"/>
    <w:rsid w:val="004C3CBC"/>
    <w:rsid w:val="004E03D3"/>
    <w:rsid w:val="00517920"/>
    <w:rsid w:val="00575565"/>
    <w:rsid w:val="005A14FC"/>
    <w:rsid w:val="0065149E"/>
    <w:rsid w:val="00662933"/>
    <w:rsid w:val="00666455"/>
    <w:rsid w:val="00693C4B"/>
    <w:rsid w:val="006A7420"/>
    <w:rsid w:val="00720869"/>
    <w:rsid w:val="00724401"/>
    <w:rsid w:val="00727108"/>
    <w:rsid w:val="007B194B"/>
    <w:rsid w:val="008B3841"/>
    <w:rsid w:val="008D44C5"/>
    <w:rsid w:val="008D5279"/>
    <w:rsid w:val="00972809"/>
    <w:rsid w:val="00985AA5"/>
    <w:rsid w:val="009B680C"/>
    <w:rsid w:val="00A018AB"/>
    <w:rsid w:val="00A2705C"/>
    <w:rsid w:val="00A34BBD"/>
    <w:rsid w:val="00A62AF8"/>
    <w:rsid w:val="00AD4D70"/>
    <w:rsid w:val="00B16510"/>
    <w:rsid w:val="00B95C9B"/>
    <w:rsid w:val="00C5034B"/>
    <w:rsid w:val="00C63AA8"/>
    <w:rsid w:val="00CA4AFF"/>
    <w:rsid w:val="00D16495"/>
    <w:rsid w:val="00D224F5"/>
    <w:rsid w:val="00D446B8"/>
    <w:rsid w:val="00DA36DD"/>
    <w:rsid w:val="00DC4F78"/>
    <w:rsid w:val="00E15722"/>
    <w:rsid w:val="00E73CFD"/>
    <w:rsid w:val="00E7525F"/>
    <w:rsid w:val="00E77CEE"/>
    <w:rsid w:val="00EA52FF"/>
    <w:rsid w:val="00EB28E6"/>
    <w:rsid w:val="00EF0CFC"/>
    <w:rsid w:val="00F35262"/>
    <w:rsid w:val="00F50978"/>
    <w:rsid w:val="00F623F3"/>
    <w:rsid w:val="00FB6D61"/>
    <w:rsid w:val="026E0D49"/>
    <w:rsid w:val="047F4841"/>
    <w:rsid w:val="17D2722C"/>
    <w:rsid w:val="1EBA1146"/>
    <w:rsid w:val="2383244E"/>
    <w:rsid w:val="43B81849"/>
    <w:rsid w:val="44F87A23"/>
    <w:rsid w:val="4BD034A7"/>
    <w:rsid w:val="4D357A66"/>
    <w:rsid w:val="53F1045F"/>
    <w:rsid w:val="54A67E60"/>
    <w:rsid w:val="578F2469"/>
    <w:rsid w:val="57AD1686"/>
    <w:rsid w:val="5A2275C4"/>
    <w:rsid w:val="6F072E40"/>
    <w:rsid w:val="76D03222"/>
    <w:rsid w:val="77C875A5"/>
    <w:rsid w:val="7C6E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7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annotation text"/>
    <w:basedOn w:val="1"/>
    <w:link w:val="44"/>
    <w:unhideWhenUsed/>
    <w:uiPriority w:val="99"/>
    <w:pPr>
      <w:jc w:val="left"/>
    </w:pPr>
  </w:style>
  <w:style w:type="paragraph" w:styleId="13">
    <w:name w:val="footer"/>
    <w:basedOn w:val="1"/>
    <w:link w:val="4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2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4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  <w14:ligatures w14:val="none"/>
    </w:rPr>
  </w:style>
  <w:style w:type="paragraph" w:styleId="17">
    <w:name w:val="Title"/>
    <w:basedOn w:val="1"/>
    <w:next w:val="1"/>
    <w:link w:val="33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annotation subject"/>
    <w:basedOn w:val="12"/>
    <w:next w:val="12"/>
    <w:link w:val="45"/>
    <w:semiHidden/>
    <w:unhideWhenUsed/>
    <w:uiPriority w:val="99"/>
    <w:rPr>
      <w:b/>
      <w:bCs/>
    </w:rPr>
  </w:style>
  <w:style w:type="character" w:styleId="21">
    <w:name w:val="Strong"/>
    <w:basedOn w:val="20"/>
    <w:qFormat/>
    <w:uiPriority w:val="22"/>
    <w:rPr>
      <w:b/>
      <w:bCs/>
    </w:rPr>
  </w:style>
  <w:style w:type="character" w:styleId="22">
    <w:name w:val="Emphasis"/>
    <w:basedOn w:val="20"/>
    <w:qFormat/>
    <w:uiPriority w:val="20"/>
    <w:rPr>
      <w:i/>
      <w:iCs/>
    </w:rPr>
  </w:style>
  <w:style w:type="character" w:styleId="23">
    <w:name w:val="annotation reference"/>
    <w:basedOn w:val="20"/>
    <w:semiHidden/>
    <w:unhideWhenUsed/>
    <w:uiPriority w:val="99"/>
    <w:rPr>
      <w:sz w:val="21"/>
      <w:szCs w:val="21"/>
    </w:rPr>
  </w:style>
  <w:style w:type="character" w:customStyle="1" w:styleId="24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5">
    <w:name w:val="标题 2 字符"/>
    <w:basedOn w:val="20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6">
    <w:name w:val="标题 3 字符"/>
    <w:basedOn w:val="20"/>
    <w:link w:val="4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7">
    <w:name w:val="标题 4 字符"/>
    <w:basedOn w:val="20"/>
    <w:link w:val="5"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8">
    <w:name w:val="标题 5 字符"/>
    <w:basedOn w:val="20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9">
    <w:name w:val="标题 6 字符"/>
    <w:basedOn w:val="20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30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字符"/>
    <w:basedOn w:val="20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副标题 字符"/>
    <w:basedOn w:val="20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引用 字符"/>
    <w:basedOn w:val="20"/>
    <w:link w:val="35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Intense Emphasis"/>
    <w:basedOn w:val="20"/>
    <w:qFormat/>
    <w:uiPriority w:val="21"/>
    <w:rPr>
      <w:i/>
      <w:iCs/>
      <w:color w:val="104862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0">
    <w:name w:val="明显引用 字符"/>
    <w:basedOn w:val="20"/>
    <w:link w:val="39"/>
    <w:uiPriority w:val="30"/>
    <w:rPr>
      <w:i/>
      <w:iCs/>
      <w:color w:val="104862" w:themeColor="accent1" w:themeShade="BF"/>
    </w:rPr>
  </w:style>
  <w:style w:type="character" w:customStyle="1" w:styleId="41">
    <w:name w:val="Intense Reference"/>
    <w:basedOn w:val="20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2">
    <w:name w:val="页眉 字符"/>
    <w:basedOn w:val="20"/>
    <w:link w:val="14"/>
    <w:uiPriority w:val="99"/>
    <w:rPr>
      <w:sz w:val="18"/>
      <w:szCs w:val="18"/>
    </w:rPr>
  </w:style>
  <w:style w:type="character" w:customStyle="1" w:styleId="43">
    <w:name w:val="页脚 字符"/>
    <w:basedOn w:val="20"/>
    <w:link w:val="13"/>
    <w:uiPriority w:val="99"/>
    <w:rPr>
      <w:sz w:val="18"/>
      <w:szCs w:val="18"/>
    </w:rPr>
  </w:style>
  <w:style w:type="character" w:customStyle="1" w:styleId="44">
    <w:name w:val="批注文字 字符"/>
    <w:basedOn w:val="20"/>
    <w:link w:val="12"/>
    <w:uiPriority w:val="99"/>
  </w:style>
  <w:style w:type="character" w:customStyle="1" w:styleId="45">
    <w:name w:val="批注主题 字符"/>
    <w:basedOn w:val="44"/>
    <w:link w:val="18"/>
    <w:semiHidden/>
    <w:uiPriority w:val="99"/>
    <w:rPr>
      <w:b/>
      <w:bCs/>
    </w:rPr>
  </w:style>
  <w:style w:type="paragraph" w:styleId="46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900</Words>
  <Characters>1389</Characters>
  <Lines>31</Lines>
  <Paragraphs>8</Paragraphs>
  <TotalTime>6</TotalTime>
  <ScaleCrop>false</ScaleCrop>
  <LinksUpToDate>false</LinksUpToDate>
  <CharactersWithSpaces>1458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2026-04-14T01:56:00Z</dcterms:created>
  <dc:creator>Ye Wang</dc:creator>
  <cp:lastModifiedBy>时光电车</cp:lastModifiedBy>
  <dcterms:modified xsi:type="dcterms:W3CDTF">2026-04-16T13:12:02Z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eyJoZGlkIjoiZWRjYzZiNmQ0YTFmNjllODNlNTdmNTExYWJmZmU0YjEiLCJ1c2VySWQiOiI2MDM4NzU0MDMifQ==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7982D693D3504B69951B57208076C726_12</vt:lpwstr>
  </property>
</Properties>
</file>