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39F174">
      <w:pPr>
        <w:pStyle w:val="2"/>
        <w:jc w:val="center"/>
        <w:rPr>
          <w:rFonts w:ascii="Times New Roman" w:hAnsi="Times New Roman" w:cs="Times New Roman"/>
          <w:rPrChange w:id="0" w:author="Ye Wang" w:date="2026-04-03T18:36:00Z">
            <w:rPr/>
          </w:rPrChange>
        </w:rPr>
      </w:pPr>
      <w:bookmarkStart w:id="0" w:name="_GoBack"/>
      <w:bookmarkEnd w:id="0"/>
      <w:r>
        <w:rPr>
          <w:rFonts w:hint="default" w:ascii="Times New Roman" w:hAnsi="Times New Roman" w:cs="Times New Roman"/>
          <w:rPrChange w:id="1" w:author="Ye Wang" w:date="2026-04-03T18:36:00Z">
            <w:rPr>
              <w:rFonts w:hint="eastAsia"/>
            </w:rPr>
          </w:rPrChange>
        </w:rPr>
        <w:t>影响力部分</w:t>
      </w:r>
    </w:p>
    <w:p w14:paraId="01F0B919">
      <w:pPr>
        <w:rPr>
          <w:rFonts w:ascii="Times New Roman" w:hAnsi="Times New Roman" w:cs="Times New Roman"/>
          <w:b/>
          <w:bCs/>
        </w:rPr>
      </w:pPr>
      <w:r>
        <w:rPr>
          <w:rFonts w:hint="default" w:ascii="Times New Roman" w:hAnsi="Times New Roman" w:cs="Times New Roman"/>
          <w:b/>
          <w:bCs/>
          <w:rPrChange w:id="2" w:author="Ye Wang" w:date="2026-04-03T18:36:00Z">
            <w:rPr>
              <w:rFonts w:hint="eastAsia" w:ascii="Times New Roman" w:hAnsi="Times New Roman" w:cs="Times New Roman"/>
              <w:b/>
              <w:bCs/>
            </w:rPr>
          </w:rPrChange>
        </w:rPr>
        <w:t>影响力</w:t>
      </w:r>
    </w:p>
    <w:p w14:paraId="0AF9B247">
      <w:pPr>
        <w:ind w:firstLine="420"/>
        <w:rPr>
          <w:del w:id="4" w:author="Ye Wang" w:date="2026-04-03T18:32:00Z"/>
          <w:rFonts w:ascii="Times New Roman" w:hAnsi="Times New Roman" w:cs="Times New Roman"/>
        </w:rPr>
        <w:pPrChange w:id="3" w:author="Ye Wang" w:date="2026-04-03T18:32:00Z">
          <w:pPr/>
        </w:pPrChange>
      </w:pPr>
      <w:r>
        <w:rPr>
          <w:rFonts w:hint="default" w:ascii="Times New Roman" w:hAnsi="Times New Roman" w:cs="Times New Roman"/>
          <w:rPrChange w:id="5" w:author="Ye Wang" w:date="2026-04-03T18:36:00Z">
            <w:rPr>
              <w:rFonts w:hint="eastAsia" w:ascii="Times New Roman" w:hAnsi="Times New Roman" w:cs="Times New Roman"/>
            </w:rPr>
          </w:rPrChange>
        </w:rPr>
        <w:t>当目标智能体（</w:t>
      </w:r>
      <w:r>
        <w:rPr>
          <w:rFonts w:hint="default" w:ascii="Times New Roman" w:hAnsi="Times New Roman" w:cs="Times New Roman"/>
          <w:rPrChange w:id="6" w:author="Ye Wang" w:date="2026-04-03T18:36:00Z">
            <w:rPr>
              <w:rFonts w:hint="eastAsia" w:ascii="Times New Roman" w:hAnsi="Times New Roman" w:cs="Times New Roman"/>
            </w:rPr>
          </w:rPrChange>
        </w:rPr>
        <w:t>target_agent</w:t>
      </w:r>
      <w:r>
        <w:rPr>
          <w:rFonts w:hint="default" w:ascii="Times New Roman" w:hAnsi="Times New Roman" w:cs="Times New Roman"/>
          <w:rPrChange w:id="7" w:author="Ye Wang" w:date="2026-04-03T18:36:00Z">
            <w:rPr>
              <w:rFonts w:hint="eastAsia" w:ascii="Times New Roman" w:hAnsi="Times New Roman" w:cs="Times New Roman"/>
            </w:rPr>
          </w:rPrChange>
        </w:rPr>
        <w:t>）的观点发生了改变，它一定受到了若干源智能体（</w:t>
      </w:r>
      <w:r>
        <w:rPr>
          <w:rFonts w:hint="default" w:ascii="Times New Roman" w:hAnsi="Times New Roman" w:cs="Times New Roman"/>
          <w:rPrChange w:id="8" w:author="Ye Wang" w:date="2026-04-03T18:36:00Z">
            <w:rPr>
              <w:rFonts w:hint="eastAsia" w:ascii="Times New Roman" w:hAnsi="Times New Roman" w:cs="Times New Roman"/>
            </w:rPr>
          </w:rPrChange>
        </w:rPr>
        <w:t>source_agent</w:t>
      </w:r>
      <w:r>
        <w:rPr>
          <w:rFonts w:hint="default" w:ascii="Times New Roman" w:hAnsi="Times New Roman" w:cs="Times New Roman"/>
          <w:rPrChange w:id="9" w:author="Ye Wang" w:date="2026-04-03T18:36:00Z">
            <w:rPr>
              <w:rFonts w:hint="eastAsia" w:ascii="Times New Roman" w:hAnsi="Times New Roman" w:cs="Times New Roman"/>
            </w:rPr>
          </w:rPrChange>
        </w:rPr>
        <w:t>）的影响。</w:t>
      </w:r>
    </w:p>
    <w:p w14:paraId="2838F822">
      <w:pPr>
        <w:ind w:firstLine="420"/>
        <w:rPr>
          <w:rFonts w:ascii="Times New Roman" w:hAnsi="Times New Roman" w:cs="Times New Roman"/>
        </w:rPr>
        <w:pPrChange w:id="10" w:author="Ye Wang" w:date="2026-04-03T18:32:00Z">
          <w:pPr/>
        </w:pPrChange>
      </w:pPr>
      <w:r>
        <w:rPr>
          <w:rFonts w:hint="default" w:ascii="Times New Roman" w:hAnsi="Times New Roman" w:cs="Times New Roman"/>
          <w:rPrChange w:id="11" w:author="Ye Wang" w:date="2026-04-03T18:36:00Z">
            <w:rPr>
              <w:rFonts w:hint="eastAsia" w:ascii="Times New Roman" w:hAnsi="Times New Roman" w:cs="Times New Roman"/>
            </w:rPr>
          </w:rPrChange>
        </w:rPr>
        <w:t>具体而言，</w:t>
      </w:r>
      <w:ins w:id="12" w:author="Ye Wang" w:date="2026-04-03T18:33:00Z">
        <w:r>
          <w:rPr>
            <w:rFonts w:hint="default" w:ascii="Times New Roman" w:hAnsi="Times New Roman" w:cs="Times New Roman"/>
            <w:rPrChange w:id="13" w:author="Ye Wang" w:date="2026-04-03T18:36:00Z">
              <w:rPr>
                <w:rFonts w:hint="eastAsia" w:ascii="Times New Roman" w:hAnsi="Times New Roman" w:cs="Times New Roman"/>
              </w:rPr>
            </w:rPrChange>
          </w:rPr>
          <w:t>相比于第</w:t>
        </w:r>
      </w:ins>
      <w:ins w:id="14" w:author="Ye Wang" w:date="2026-04-03T18:33:00Z">
        <w:r>
          <w:rPr>
            <w:rFonts w:hint="default" w:ascii="Times New Roman" w:hAnsi="Times New Roman" w:cs="Times New Roman"/>
            <w:rPrChange w:id="15" w:author="Ye Wang" w:date="2026-04-03T18:36:00Z">
              <w:rPr>
                <w:rFonts w:hint="eastAsia" w:ascii="Times New Roman" w:hAnsi="Times New Roman" w:cs="Times New Roman"/>
              </w:rPr>
            </w:rPrChange>
          </w:rPr>
          <w:t>i-1</w:t>
        </w:r>
      </w:ins>
      <w:ins w:id="16" w:author="Ye Wang" w:date="2026-04-03T18:33:00Z">
        <w:r>
          <w:rPr>
            <w:rFonts w:hint="default" w:ascii="Times New Roman" w:hAnsi="Times New Roman" w:cs="Times New Roman"/>
            <w:rPrChange w:id="17" w:author="Ye Wang" w:date="2026-04-03T18:36:00Z">
              <w:rPr>
                <w:rFonts w:hint="eastAsia" w:ascii="Times New Roman" w:hAnsi="Times New Roman" w:cs="Times New Roman"/>
              </w:rPr>
            </w:rPrChange>
          </w:rPr>
          <w:t>轮，</w:t>
        </w:r>
      </w:ins>
      <w:r>
        <w:rPr>
          <w:rFonts w:hint="default" w:ascii="Times New Roman" w:hAnsi="Times New Roman" w:cs="Times New Roman"/>
          <w:rPrChange w:id="18" w:author="Ye Wang" w:date="2026-04-03T18:36:00Z">
            <w:rPr>
              <w:rFonts w:hint="eastAsia" w:ascii="Times New Roman" w:hAnsi="Times New Roman" w:cs="Times New Roman"/>
            </w:rPr>
          </w:rPrChange>
        </w:rPr>
        <w:t>当</w:t>
      </w:r>
      <w:r>
        <w:rPr>
          <w:rFonts w:hint="default" w:ascii="Times New Roman" w:hAnsi="Times New Roman" w:cs="Times New Roman"/>
          <w:rPrChange w:id="19" w:author="Ye Wang" w:date="2026-04-03T18:36:00Z">
            <w:rPr>
              <w:rFonts w:hint="eastAsia" w:ascii="Times New Roman" w:hAnsi="Times New Roman" w:cs="Times New Roman"/>
            </w:rPr>
          </w:rPrChange>
        </w:rPr>
        <w:t>target_agent</w:t>
      </w:r>
      <w:r>
        <w:rPr>
          <w:rFonts w:hint="default" w:ascii="Times New Roman" w:hAnsi="Times New Roman" w:cs="Times New Roman"/>
          <w:rPrChange w:id="20" w:author="Ye Wang" w:date="2026-04-03T18:36:00Z">
            <w:rPr>
              <w:rFonts w:hint="eastAsia" w:ascii="Times New Roman" w:hAnsi="Times New Roman" w:cs="Times New Roman"/>
            </w:rPr>
          </w:rPrChange>
        </w:rPr>
        <w:t>的观点在第</w:t>
      </w:r>
      <w:del w:id="21" w:author="Ye Wang" w:date="2026-04-03T18:30:00Z">
        <w:r>
          <w:rPr>
            <w:rFonts w:hint="default" w:ascii="Times New Roman" w:hAnsi="Times New Roman" w:cs="Times New Roman"/>
            <w:rPrChange w:id="22" w:author="Ye Wang" w:date="2026-04-03T18:36:00Z">
              <w:rPr>
                <w:rFonts w:hint="eastAsia" w:ascii="Times New Roman" w:hAnsi="Times New Roman" w:cs="Times New Roman"/>
              </w:rPr>
            </w:rPrChange>
          </w:rPr>
          <w:delText>iter-</w:delText>
        </w:r>
      </w:del>
      <w:r>
        <w:rPr>
          <w:rFonts w:hint="default" w:ascii="Times New Roman" w:hAnsi="Times New Roman" w:cs="Times New Roman"/>
          <w:rPrChange w:id="23" w:author="Ye Wang" w:date="2026-04-03T18:36:00Z">
            <w:rPr>
              <w:rFonts w:hint="eastAsia" w:ascii="Times New Roman" w:hAnsi="Times New Roman" w:cs="Times New Roman"/>
            </w:rPr>
          </w:rPrChange>
        </w:rPr>
        <w:t>i</w:t>
      </w:r>
      <w:ins w:id="24" w:author="Ye Wang" w:date="2026-04-03T18:30:00Z">
        <w:r>
          <w:rPr>
            <w:rFonts w:hint="default" w:ascii="Times New Roman" w:hAnsi="Times New Roman" w:cs="Times New Roman"/>
            <w:rPrChange w:id="25" w:author="Ye Wang" w:date="2026-04-03T18:36:00Z">
              <w:rPr>
                <w:rFonts w:hint="eastAsia" w:ascii="Times New Roman" w:hAnsi="Times New Roman" w:cs="Times New Roman"/>
              </w:rPr>
            </w:rPrChange>
          </w:rPr>
          <w:t>轮</w:t>
        </w:r>
      </w:ins>
      <w:r>
        <w:rPr>
          <w:rFonts w:hint="default" w:ascii="Times New Roman" w:hAnsi="Times New Roman" w:cs="Times New Roman"/>
          <w:rPrChange w:id="26" w:author="Ye Wang" w:date="2026-04-03T18:36:00Z">
            <w:rPr>
              <w:rFonts w:hint="eastAsia" w:ascii="Times New Roman" w:hAnsi="Times New Roman" w:cs="Times New Roman"/>
            </w:rPr>
          </w:rPrChange>
        </w:rPr>
        <w:t>时发生</w:t>
      </w:r>
      <w:r>
        <w:rPr>
          <w:rFonts w:hint="default" w:ascii="Times New Roman" w:hAnsi="Times New Roman" w:cs="Times New Roman"/>
          <w:b/>
          <w:bCs/>
          <w:rPrChange w:id="27" w:author="Ye Wang" w:date="2026-04-03T18:36:00Z">
            <w:rPr>
              <w:rFonts w:hint="eastAsia" w:ascii="Times New Roman" w:hAnsi="Times New Roman" w:cs="Times New Roman"/>
              <w:b/>
              <w:bCs/>
            </w:rPr>
          </w:rPrChange>
        </w:rPr>
        <w:t>正向改变</w:t>
      </w:r>
      <w:r>
        <w:rPr>
          <w:rFonts w:hint="default" w:ascii="Times New Roman" w:hAnsi="Times New Roman" w:cs="Times New Roman"/>
          <w:rPrChange w:id="28" w:author="Ye Wang" w:date="2026-04-03T18:36:00Z">
            <w:rPr>
              <w:rFonts w:hint="eastAsia" w:ascii="Times New Roman" w:hAnsi="Times New Roman" w:cs="Times New Roman"/>
            </w:rPr>
          </w:rPrChange>
        </w:rPr>
        <w:t>（</w:t>
      </w:r>
      <w:r>
        <w:rPr>
          <w:rFonts w:hint="default" w:ascii="Times New Roman" w:hAnsi="Times New Roman" w:cs="Times New Roman"/>
          <w:rPrChange w:id="29" w:author="Ye Wang" w:date="2026-04-03T18:36:00Z">
            <w:rPr>
              <w:rFonts w:hint="eastAsia" w:ascii="Times New Roman" w:hAnsi="Times New Roman" w:cs="Times New Roman"/>
            </w:rPr>
          </w:rPrChange>
        </w:rPr>
        <w:t>-1</w:t>
      </w:r>
      <w:r>
        <w:rPr>
          <w:rFonts w:hint="default" w:ascii="Times New Roman" w:hAnsi="Times New Roman" w:cs="Times New Roman"/>
          <w:rPrChange w:id="30" w:author="Ye Wang" w:date="2026-04-03T18:36:00Z">
            <w:rPr>
              <w:rFonts w:hint="eastAsia" w:ascii="Times New Roman" w:hAnsi="Times New Roman" w:cs="Times New Roman"/>
            </w:rPr>
          </w:rPrChange>
        </w:rPr>
        <w:t>变为</w:t>
      </w:r>
      <w:r>
        <w:rPr>
          <w:rFonts w:hint="default" w:ascii="Times New Roman" w:hAnsi="Times New Roman" w:cs="Times New Roman"/>
          <w:rPrChange w:id="31" w:author="Ye Wang" w:date="2026-04-03T18:36:00Z">
            <w:rPr>
              <w:rFonts w:hint="eastAsia" w:ascii="Times New Roman" w:hAnsi="Times New Roman" w:cs="Times New Roman"/>
            </w:rPr>
          </w:rPrChange>
        </w:rPr>
        <w:t>0/-1</w:t>
      </w:r>
      <w:r>
        <w:rPr>
          <w:rFonts w:hint="default" w:ascii="Times New Roman" w:hAnsi="Times New Roman" w:cs="Times New Roman"/>
          <w:rPrChange w:id="32" w:author="Ye Wang" w:date="2026-04-03T18:36:00Z">
            <w:rPr>
              <w:rFonts w:hint="eastAsia" w:ascii="Times New Roman" w:hAnsi="Times New Roman" w:cs="Times New Roman"/>
            </w:rPr>
          </w:rPrChange>
        </w:rPr>
        <w:t>变为</w:t>
      </w:r>
      <w:r>
        <w:rPr>
          <w:rFonts w:hint="default" w:ascii="Times New Roman" w:hAnsi="Times New Roman" w:cs="Times New Roman"/>
          <w:rPrChange w:id="33" w:author="Ye Wang" w:date="2026-04-03T18:36:00Z">
            <w:rPr>
              <w:rFonts w:hint="eastAsia" w:ascii="Times New Roman" w:hAnsi="Times New Roman" w:cs="Times New Roman"/>
            </w:rPr>
          </w:rPrChange>
        </w:rPr>
        <w:t>1/0</w:t>
      </w:r>
      <w:r>
        <w:rPr>
          <w:rFonts w:hint="default" w:ascii="Times New Roman" w:hAnsi="Times New Roman" w:cs="Times New Roman"/>
          <w:rPrChange w:id="34" w:author="Ye Wang" w:date="2026-04-03T18:36:00Z">
            <w:rPr>
              <w:rFonts w:hint="eastAsia" w:ascii="Times New Roman" w:hAnsi="Times New Roman" w:cs="Times New Roman"/>
            </w:rPr>
          </w:rPrChange>
        </w:rPr>
        <w:t>变为</w:t>
      </w:r>
      <w:r>
        <w:rPr>
          <w:rFonts w:hint="default" w:ascii="Times New Roman" w:hAnsi="Times New Roman" w:cs="Times New Roman"/>
          <w:rPrChange w:id="35" w:author="Ye Wang" w:date="2026-04-03T18:36:00Z">
            <w:rPr>
              <w:rFonts w:hint="eastAsia" w:ascii="Times New Roman" w:hAnsi="Times New Roman" w:cs="Times New Roman"/>
            </w:rPr>
          </w:rPrChange>
        </w:rPr>
        <w:t>1</w:t>
      </w:r>
      <w:r>
        <w:rPr>
          <w:rFonts w:hint="default" w:ascii="Times New Roman" w:hAnsi="Times New Roman" w:cs="Times New Roman"/>
          <w:rPrChange w:id="36" w:author="Ye Wang" w:date="2026-04-03T18:36:00Z">
            <w:rPr>
              <w:rFonts w:hint="eastAsia" w:ascii="Times New Roman" w:hAnsi="Times New Roman" w:cs="Times New Roman"/>
            </w:rPr>
          </w:rPrChange>
        </w:rPr>
        <w:t>），则在</w:t>
      </w:r>
      <w:del w:id="37" w:author="Ye Wang" w:date="2026-04-03T18:30:00Z">
        <w:r>
          <w:rPr>
            <w:rFonts w:hint="default" w:ascii="Times New Roman" w:hAnsi="Times New Roman" w:cs="Times New Roman"/>
            <w:rPrChange w:id="38" w:author="Ye Wang" w:date="2026-04-03T18:36:00Z">
              <w:rPr>
                <w:rFonts w:hint="eastAsia" w:ascii="Times New Roman" w:hAnsi="Times New Roman" w:cs="Times New Roman"/>
              </w:rPr>
            </w:rPrChange>
          </w:rPr>
          <w:delText>iter-i</w:delText>
        </w:r>
      </w:del>
      <w:ins w:id="39" w:author="Ye Wang" w:date="2026-04-03T18:30:00Z">
        <w:r>
          <w:rPr>
            <w:rFonts w:hint="default" w:ascii="Times New Roman" w:hAnsi="Times New Roman" w:cs="Times New Roman"/>
            <w:rPrChange w:id="40" w:author="Ye Wang" w:date="2026-04-03T18:36:00Z">
              <w:rPr>
                <w:rFonts w:hint="eastAsia" w:ascii="Times New Roman" w:hAnsi="Times New Roman" w:cs="Times New Roman"/>
              </w:rPr>
            </w:rPrChange>
          </w:rPr>
          <w:t>第</w:t>
        </w:r>
      </w:ins>
      <w:ins w:id="41" w:author="Ye Wang" w:date="2026-04-03T18:30:00Z">
        <w:r>
          <w:rPr>
            <w:rFonts w:hint="default" w:ascii="Times New Roman" w:hAnsi="Times New Roman" w:cs="Times New Roman"/>
            <w:rPrChange w:id="42" w:author="Ye Wang" w:date="2026-04-03T18:36:00Z">
              <w:rPr>
                <w:rFonts w:hint="eastAsia" w:ascii="Times New Roman" w:hAnsi="Times New Roman" w:cs="Times New Roman"/>
              </w:rPr>
            </w:rPrChange>
          </w:rPr>
          <w:t>i-1</w:t>
        </w:r>
      </w:ins>
      <w:ins w:id="43" w:author="Ye Wang" w:date="2026-04-03T18:30:00Z">
        <w:r>
          <w:rPr>
            <w:rFonts w:hint="default" w:ascii="Times New Roman" w:hAnsi="Times New Roman" w:cs="Times New Roman"/>
            <w:rPrChange w:id="44" w:author="Ye Wang" w:date="2026-04-03T18:36:00Z">
              <w:rPr>
                <w:rFonts w:hint="eastAsia" w:ascii="Times New Roman" w:hAnsi="Times New Roman" w:cs="Times New Roman"/>
              </w:rPr>
            </w:rPrChange>
          </w:rPr>
          <w:t>轮</w:t>
        </w:r>
      </w:ins>
      <w:r>
        <w:rPr>
          <w:rFonts w:hint="default" w:ascii="Times New Roman" w:hAnsi="Times New Roman" w:cs="Times New Roman"/>
          <w:rPrChange w:id="45" w:author="Ye Wang" w:date="2026-04-03T18:36:00Z">
            <w:rPr>
              <w:rFonts w:hint="eastAsia" w:ascii="Times New Roman" w:hAnsi="Times New Roman" w:cs="Times New Roman"/>
            </w:rPr>
          </w:rPrChange>
        </w:rPr>
        <w:t>时所有观点值大于</w:t>
      </w:r>
      <w:r>
        <w:rPr>
          <w:rFonts w:hint="default" w:ascii="Times New Roman" w:hAnsi="Times New Roman" w:cs="Times New Roman"/>
          <w:rPrChange w:id="46" w:author="Ye Wang" w:date="2026-04-03T18:36:00Z">
            <w:rPr>
              <w:rFonts w:hint="eastAsia" w:ascii="Times New Roman" w:hAnsi="Times New Roman" w:cs="Times New Roman"/>
            </w:rPr>
          </w:rPrChange>
        </w:rPr>
        <w:t>target_agent</w:t>
      </w:r>
      <w:r>
        <w:rPr>
          <w:rFonts w:hint="default" w:ascii="Times New Roman" w:hAnsi="Times New Roman" w:cs="Times New Roman"/>
          <w:rPrChange w:id="47" w:author="Ye Wang" w:date="2026-04-03T18:36:00Z">
            <w:rPr>
              <w:rFonts w:hint="eastAsia" w:ascii="Times New Roman" w:hAnsi="Times New Roman" w:cs="Times New Roman"/>
            </w:rPr>
          </w:rPrChange>
        </w:rPr>
        <w:t>的其他智能体都被视为对其产生了影响，此时的影响力被称为</w:t>
      </w:r>
      <w:r>
        <w:rPr>
          <w:rFonts w:hint="default" w:ascii="Times New Roman" w:hAnsi="Times New Roman" w:cs="Times New Roman"/>
          <w:b/>
          <w:bCs/>
          <w:rPrChange w:id="48" w:author="Ye Wang" w:date="2026-04-03T18:36:00Z">
            <w:rPr>
              <w:rFonts w:hint="eastAsia" w:ascii="Times New Roman" w:hAnsi="Times New Roman" w:cs="Times New Roman"/>
              <w:b/>
              <w:bCs/>
            </w:rPr>
          </w:rPrChange>
        </w:rPr>
        <w:t>正向影响力</w:t>
      </w:r>
      <w:r>
        <w:rPr>
          <w:rFonts w:hint="default" w:ascii="Times New Roman" w:hAnsi="Times New Roman" w:cs="Times New Roman"/>
          <w:rPrChange w:id="49" w:author="Ye Wang" w:date="2026-04-03T18:36:00Z">
            <w:rPr>
              <w:rFonts w:hint="eastAsia" w:ascii="Times New Roman" w:hAnsi="Times New Roman" w:cs="Times New Roman"/>
            </w:rPr>
          </w:rPrChange>
        </w:rPr>
        <w:t>；反之，当</w:t>
      </w:r>
      <w:r>
        <w:rPr>
          <w:rFonts w:hint="default" w:ascii="Times New Roman" w:hAnsi="Times New Roman" w:cs="Times New Roman"/>
          <w:rPrChange w:id="50" w:author="Ye Wang" w:date="2026-04-03T18:36:00Z">
            <w:rPr>
              <w:rFonts w:hint="eastAsia" w:ascii="Times New Roman" w:hAnsi="Times New Roman" w:cs="Times New Roman"/>
            </w:rPr>
          </w:rPrChange>
        </w:rPr>
        <w:t>target_agent</w:t>
      </w:r>
      <w:r>
        <w:rPr>
          <w:rFonts w:hint="default" w:ascii="Times New Roman" w:hAnsi="Times New Roman" w:cs="Times New Roman"/>
          <w:rPrChange w:id="51" w:author="Ye Wang" w:date="2026-04-03T18:36:00Z">
            <w:rPr>
              <w:rFonts w:hint="eastAsia" w:ascii="Times New Roman" w:hAnsi="Times New Roman" w:cs="Times New Roman"/>
            </w:rPr>
          </w:rPrChange>
        </w:rPr>
        <w:t>的观点在</w:t>
      </w:r>
      <w:del w:id="52" w:author="Ye Wang" w:date="2026-04-03T18:31:00Z">
        <w:r>
          <w:rPr>
            <w:rFonts w:hint="default" w:ascii="Times New Roman" w:hAnsi="Times New Roman" w:cs="Times New Roman"/>
            <w:rPrChange w:id="53" w:author="Ye Wang" w:date="2026-04-03T18:36:00Z">
              <w:rPr>
                <w:rFonts w:hint="eastAsia" w:ascii="Times New Roman" w:hAnsi="Times New Roman" w:cs="Times New Roman"/>
              </w:rPr>
            </w:rPrChange>
          </w:rPr>
          <w:delText>第</w:delText>
        </w:r>
      </w:del>
      <w:ins w:id="54" w:author="Ye Wang" w:date="2026-04-03T18:31:00Z">
        <w:r>
          <w:rPr>
            <w:rFonts w:hint="default" w:ascii="Times New Roman" w:hAnsi="Times New Roman" w:cs="Times New Roman"/>
            <w:rPrChange w:id="55" w:author="Ye Wang" w:date="2026-04-03T18:36:00Z">
              <w:rPr>
                <w:rFonts w:hint="eastAsia" w:ascii="Times New Roman" w:hAnsi="Times New Roman" w:cs="Times New Roman"/>
              </w:rPr>
            </w:rPrChange>
          </w:rPr>
          <w:t>第</w:t>
        </w:r>
      </w:ins>
      <w:ins w:id="56" w:author="Ye Wang" w:date="2026-04-03T18:31:00Z">
        <w:r>
          <w:rPr>
            <w:rFonts w:hint="default" w:ascii="Times New Roman" w:hAnsi="Times New Roman" w:cs="Times New Roman"/>
            <w:rPrChange w:id="57" w:author="Ye Wang" w:date="2026-04-03T18:36:00Z">
              <w:rPr>
                <w:rFonts w:hint="eastAsia" w:ascii="Times New Roman" w:hAnsi="Times New Roman" w:cs="Times New Roman"/>
              </w:rPr>
            </w:rPrChange>
          </w:rPr>
          <w:t>i</w:t>
        </w:r>
      </w:ins>
      <w:ins w:id="58" w:author="Ye Wang" w:date="2026-04-03T18:31:00Z">
        <w:r>
          <w:rPr>
            <w:rFonts w:hint="default" w:ascii="Times New Roman" w:hAnsi="Times New Roman" w:cs="Times New Roman"/>
            <w:rPrChange w:id="59" w:author="Ye Wang" w:date="2026-04-03T18:36:00Z">
              <w:rPr>
                <w:rFonts w:hint="eastAsia" w:ascii="Times New Roman" w:hAnsi="Times New Roman" w:cs="Times New Roman"/>
              </w:rPr>
            </w:rPrChange>
          </w:rPr>
          <w:t>轮</w:t>
        </w:r>
      </w:ins>
      <w:del w:id="60" w:author="Ye Wang" w:date="2026-04-03T18:31:00Z">
        <w:r>
          <w:rPr>
            <w:rFonts w:hint="default" w:ascii="Times New Roman" w:hAnsi="Times New Roman" w:cs="Times New Roman"/>
            <w:rPrChange w:id="61" w:author="Ye Wang" w:date="2026-04-03T18:36:00Z">
              <w:rPr>
                <w:rFonts w:hint="eastAsia" w:ascii="Times New Roman" w:hAnsi="Times New Roman" w:cs="Times New Roman"/>
              </w:rPr>
            </w:rPrChange>
          </w:rPr>
          <w:delText>iter-i</w:delText>
        </w:r>
      </w:del>
      <w:r>
        <w:rPr>
          <w:rFonts w:hint="default" w:ascii="Times New Roman" w:hAnsi="Times New Roman" w:cs="Times New Roman"/>
          <w:rPrChange w:id="62" w:author="Ye Wang" w:date="2026-04-03T18:36:00Z">
            <w:rPr>
              <w:rFonts w:hint="eastAsia" w:ascii="Times New Roman" w:hAnsi="Times New Roman" w:cs="Times New Roman"/>
            </w:rPr>
          </w:rPrChange>
        </w:rPr>
        <w:t>时发生</w:t>
      </w:r>
      <w:r>
        <w:rPr>
          <w:rFonts w:hint="default" w:ascii="Times New Roman" w:hAnsi="Times New Roman" w:cs="Times New Roman"/>
          <w:b/>
          <w:bCs/>
          <w:rPrChange w:id="63" w:author="Ye Wang" w:date="2026-04-03T18:36:00Z">
            <w:rPr>
              <w:rFonts w:hint="eastAsia" w:ascii="Times New Roman" w:hAnsi="Times New Roman" w:cs="Times New Roman"/>
              <w:b/>
              <w:bCs/>
            </w:rPr>
          </w:rPrChange>
        </w:rPr>
        <w:t>负向改变</w:t>
      </w:r>
      <w:r>
        <w:rPr>
          <w:rFonts w:hint="default" w:ascii="Times New Roman" w:hAnsi="Times New Roman" w:cs="Times New Roman"/>
          <w:rPrChange w:id="64" w:author="Ye Wang" w:date="2026-04-03T18:36:00Z">
            <w:rPr>
              <w:rFonts w:hint="eastAsia" w:ascii="Times New Roman" w:hAnsi="Times New Roman" w:cs="Times New Roman"/>
            </w:rPr>
          </w:rPrChange>
        </w:rPr>
        <w:t>（</w:t>
      </w:r>
      <w:r>
        <w:rPr>
          <w:rFonts w:hint="default" w:ascii="Times New Roman" w:hAnsi="Times New Roman" w:cs="Times New Roman"/>
          <w:rPrChange w:id="65" w:author="Ye Wang" w:date="2026-04-03T18:36:00Z">
            <w:rPr>
              <w:rFonts w:hint="eastAsia" w:ascii="Times New Roman" w:hAnsi="Times New Roman" w:cs="Times New Roman"/>
            </w:rPr>
          </w:rPrChange>
        </w:rPr>
        <w:t>1</w:t>
      </w:r>
      <w:r>
        <w:rPr>
          <w:rFonts w:hint="default" w:ascii="Times New Roman" w:hAnsi="Times New Roman" w:cs="Times New Roman"/>
          <w:rPrChange w:id="66" w:author="Ye Wang" w:date="2026-04-03T18:36:00Z">
            <w:rPr>
              <w:rFonts w:hint="eastAsia" w:ascii="Times New Roman" w:hAnsi="Times New Roman" w:cs="Times New Roman"/>
            </w:rPr>
          </w:rPrChange>
        </w:rPr>
        <w:t>变为</w:t>
      </w:r>
      <w:r>
        <w:rPr>
          <w:rFonts w:hint="default" w:ascii="Times New Roman" w:hAnsi="Times New Roman" w:cs="Times New Roman"/>
          <w:rPrChange w:id="67" w:author="Ye Wang" w:date="2026-04-03T18:36:00Z">
            <w:rPr>
              <w:rFonts w:hint="eastAsia" w:ascii="Times New Roman" w:hAnsi="Times New Roman" w:cs="Times New Roman"/>
            </w:rPr>
          </w:rPrChange>
        </w:rPr>
        <w:t>0/1</w:t>
      </w:r>
      <w:r>
        <w:rPr>
          <w:rFonts w:hint="default" w:ascii="Times New Roman" w:hAnsi="Times New Roman" w:cs="Times New Roman"/>
          <w:rPrChange w:id="68" w:author="Ye Wang" w:date="2026-04-03T18:36:00Z">
            <w:rPr>
              <w:rFonts w:hint="eastAsia" w:ascii="Times New Roman" w:hAnsi="Times New Roman" w:cs="Times New Roman"/>
            </w:rPr>
          </w:rPrChange>
        </w:rPr>
        <w:t>变为</w:t>
      </w:r>
      <w:r>
        <w:rPr>
          <w:rFonts w:hint="default" w:ascii="Times New Roman" w:hAnsi="Times New Roman" w:cs="Times New Roman"/>
          <w:rPrChange w:id="69" w:author="Ye Wang" w:date="2026-04-03T18:36:00Z">
            <w:rPr>
              <w:rFonts w:hint="eastAsia" w:ascii="Times New Roman" w:hAnsi="Times New Roman" w:cs="Times New Roman"/>
            </w:rPr>
          </w:rPrChange>
        </w:rPr>
        <w:t>-1/0</w:t>
      </w:r>
      <w:r>
        <w:rPr>
          <w:rFonts w:hint="default" w:ascii="Times New Roman" w:hAnsi="Times New Roman" w:cs="Times New Roman"/>
          <w:rPrChange w:id="70" w:author="Ye Wang" w:date="2026-04-03T18:36:00Z">
            <w:rPr>
              <w:rFonts w:hint="eastAsia" w:ascii="Times New Roman" w:hAnsi="Times New Roman" w:cs="Times New Roman"/>
            </w:rPr>
          </w:rPrChange>
        </w:rPr>
        <w:t>变为</w:t>
      </w:r>
      <w:r>
        <w:rPr>
          <w:rFonts w:hint="default" w:ascii="Times New Roman" w:hAnsi="Times New Roman" w:cs="Times New Roman"/>
          <w:rPrChange w:id="71" w:author="Ye Wang" w:date="2026-04-03T18:36:00Z">
            <w:rPr>
              <w:rFonts w:hint="eastAsia" w:ascii="Times New Roman" w:hAnsi="Times New Roman" w:cs="Times New Roman"/>
            </w:rPr>
          </w:rPrChange>
        </w:rPr>
        <w:t>-1</w:t>
      </w:r>
      <w:r>
        <w:rPr>
          <w:rFonts w:hint="default" w:ascii="Times New Roman" w:hAnsi="Times New Roman" w:cs="Times New Roman"/>
          <w:rPrChange w:id="72" w:author="Ye Wang" w:date="2026-04-03T18:36:00Z">
            <w:rPr>
              <w:rFonts w:hint="eastAsia" w:ascii="Times New Roman" w:hAnsi="Times New Roman" w:cs="Times New Roman"/>
            </w:rPr>
          </w:rPrChange>
        </w:rPr>
        <w:t>），则在</w:t>
      </w:r>
      <w:ins w:id="73" w:author="Ye Wang" w:date="2026-04-03T18:31:00Z">
        <w:r>
          <w:rPr>
            <w:rFonts w:hint="default" w:ascii="Times New Roman" w:hAnsi="Times New Roman" w:cs="Times New Roman"/>
            <w:rPrChange w:id="74" w:author="Ye Wang" w:date="2026-04-03T18:36:00Z">
              <w:rPr>
                <w:rFonts w:hint="eastAsia" w:ascii="Times New Roman" w:hAnsi="Times New Roman" w:cs="Times New Roman"/>
              </w:rPr>
            </w:rPrChange>
          </w:rPr>
          <w:t>第</w:t>
        </w:r>
      </w:ins>
      <w:ins w:id="75" w:author="Ye Wang" w:date="2026-04-03T18:31:00Z">
        <w:r>
          <w:rPr>
            <w:rFonts w:hint="default" w:ascii="Times New Roman" w:hAnsi="Times New Roman" w:cs="Times New Roman"/>
            <w:rPrChange w:id="76" w:author="Ye Wang" w:date="2026-04-03T18:36:00Z">
              <w:rPr>
                <w:rFonts w:hint="eastAsia" w:ascii="Times New Roman" w:hAnsi="Times New Roman" w:cs="Times New Roman"/>
              </w:rPr>
            </w:rPrChange>
          </w:rPr>
          <w:t>i-1</w:t>
        </w:r>
      </w:ins>
      <w:ins w:id="77" w:author="Ye Wang" w:date="2026-04-03T18:31:00Z">
        <w:r>
          <w:rPr>
            <w:rFonts w:hint="default" w:ascii="Times New Roman" w:hAnsi="Times New Roman" w:cs="Times New Roman"/>
            <w:rPrChange w:id="78" w:author="Ye Wang" w:date="2026-04-03T18:36:00Z">
              <w:rPr>
                <w:rFonts w:hint="eastAsia" w:ascii="Times New Roman" w:hAnsi="Times New Roman" w:cs="Times New Roman"/>
              </w:rPr>
            </w:rPrChange>
          </w:rPr>
          <w:t>轮</w:t>
        </w:r>
      </w:ins>
      <w:del w:id="79" w:author="Ye Wang" w:date="2026-04-03T18:31:00Z">
        <w:r>
          <w:rPr>
            <w:rFonts w:hint="default" w:ascii="Times New Roman" w:hAnsi="Times New Roman" w:cs="Times New Roman"/>
            <w:rPrChange w:id="80" w:author="Ye Wang" w:date="2026-04-03T18:36:00Z">
              <w:rPr>
                <w:rFonts w:hint="eastAsia" w:ascii="Times New Roman" w:hAnsi="Times New Roman" w:cs="Times New Roman"/>
              </w:rPr>
            </w:rPrChange>
          </w:rPr>
          <w:delText>iter-i</w:delText>
        </w:r>
      </w:del>
      <w:r>
        <w:rPr>
          <w:rFonts w:hint="default" w:ascii="Times New Roman" w:hAnsi="Times New Roman" w:cs="Times New Roman"/>
          <w:rPrChange w:id="81" w:author="Ye Wang" w:date="2026-04-03T18:36:00Z">
            <w:rPr>
              <w:rFonts w:hint="eastAsia" w:ascii="Times New Roman" w:hAnsi="Times New Roman" w:cs="Times New Roman"/>
            </w:rPr>
          </w:rPrChange>
        </w:rPr>
        <w:t>时所有观点值小于</w:t>
      </w:r>
      <w:r>
        <w:rPr>
          <w:rFonts w:hint="default" w:ascii="Times New Roman" w:hAnsi="Times New Roman" w:cs="Times New Roman"/>
          <w:rPrChange w:id="82" w:author="Ye Wang" w:date="2026-04-03T18:36:00Z">
            <w:rPr>
              <w:rFonts w:hint="eastAsia" w:ascii="Times New Roman" w:hAnsi="Times New Roman" w:cs="Times New Roman"/>
            </w:rPr>
          </w:rPrChange>
        </w:rPr>
        <w:t>target_agent</w:t>
      </w:r>
      <w:r>
        <w:rPr>
          <w:rFonts w:hint="default" w:ascii="Times New Roman" w:hAnsi="Times New Roman" w:cs="Times New Roman"/>
          <w:rPrChange w:id="83" w:author="Ye Wang" w:date="2026-04-03T18:36:00Z">
            <w:rPr>
              <w:rFonts w:hint="eastAsia" w:ascii="Times New Roman" w:hAnsi="Times New Roman" w:cs="Times New Roman"/>
            </w:rPr>
          </w:rPrChange>
        </w:rPr>
        <w:t>的其他智能体都被视为对其产生了影响，此时的影响力被称为</w:t>
      </w:r>
      <w:r>
        <w:rPr>
          <w:rFonts w:hint="default" w:ascii="Times New Roman" w:hAnsi="Times New Roman" w:cs="Times New Roman"/>
          <w:b/>
          <w:bCs/>
          <w:rPrChange w:id="84" w:author="Ye Wang" w:date="2026-04-03T18:36:00Z">
            <w:rPr>
              <w:rFonts w:hint="eastAsia" w:ascii="Times New Roman" w:hAnsi="Times New Roman" w:cs="Times New Roman"/>
              <w:b/>
              <w:bCs/>
            </w:rPr>
          </w:rPrChange>
        </w:rPr>
        <w:t>负向影响力</w:t>
      </w:r>
      <w:r>
        <w:rPr>
          <w:rFonts w:hint="default" w:ascii="Times New Roman" w:hAnsi="Times New Roman" w:cs="Times New Roman"/>
          <w:rPrChange w:id="85" w:author="Ye Wang" w:date="2026-04-03T18:36:00Z">
            <w:rPr>
              <w:rFonts w:hint="eastAsia" w:ascii="Times New Roman" w:hAnsi="Times New Roman" w:cs="Times New Roman"/>
            </w:rPr>
          </w:rPrChange>
        </w:rPr>
        <w:t>。</w:t>
      </w:r>
    </w:p>
    <w:p w14:paraId="2C93EC83">
      <w:pPr>
        <w:rPr>
          <w:rFonts w:ascii="Times New Roman" w:hAnsi="Times New Roman" w:cs="Times New Roman"/>
          <w:b/>
          <w:bCs/>
        </w:rPr>
      </w:pPr>
    </w:p>
    <w:p w14:paraId="41E522B6">
      <w:pPr>
        <w:rPr>
          <w:rFonts w:ascii="Times New Roman" w:hAnsi="Times New Roman" w:cs="Times New Roman"/>
          <w:b/>
          <w:bCs/>
        </w:rPr>
      </w:pPr>
      <w:r>
        <w:rPr>
          <w:rFonts w:hint="default" w:ascii="Times New Roman" w:hAnsi="Times New Roman" w:cs="Times New Roman"/>
          <w:b/>
          <w:bCs/>
          <w:rPrChange w:id="86" w:author="Ye Wang" w:date="2026-04-03T18:36:00Z">
            <w:rPr>
              <w:rFonts w:hint="eastAsia" w:ascii="Times New Roman" w:hAnsi="Times New Roman" w:cs="Times New Roman"/>
              <w:b/>
              <w:bCs/>
            </w:rPr>
          </w:rPrChange>
        </w:rPr>
        <w:t>影响力函数</w:t>
      </w:r>
    </w:p>
    <w:p w14:paraId="45064427">
      <w:pPr>
        <w:ind w:firstLine="420"/>
        <w:rPr>
          <w:ins w:id="87" w:author="Ye Wang" w:date="2026-04-03T18:43:00Z"/>
          <w:rFonts w:ascii="Times New Roman" w:hAnsi="Times New Roman" w:cs="Times New Roman"/>
        </w:rPr>
      </w:pPr>
      <w:ins w:id="88" w:author="Ye Wang" w:date="2026-04-03T18:41:00Z">
        <w:r>
          <w:rPr>
            <w:rFonts w:hint="eastAsia" w:ascii="Times New Roman" w:hAnsi="Times New Roman" w:cs="Times New Roman"/>
          </w:rPr>
          <w:t>在第i轮，若某个target_agen</w:t>
        </w:r>
      </w:ins>
      <w:ins w:id="89" w:author="Ye Wang" w:date="2026-04-03T18:42:00Z">
        <w:r>
          <w:rPr>
            <w:rFonts w:hint="eastAsia" w:ascii="Times New Roman" w:hAnsi="Times New Roman" w:cs="Times New Roman"/>
          </w:rPr>
          <w:t>t发生了观点的改变</w:t>
        </w:r>
      </w:ins>
      <w:ins w:id="90" w:author="Ye Wang" w:date="2026-04-03T18:46:00Z">
        <w:r>
          <w:rPr>
            <w:rFonts w:hint="eastAsia" w:ascii="Times New Roman" w:hAnsi="Times New Roman" w:cs="Times New Roman"/>
          </w:rPr>
          <w:t>（从</w:t>
        </w:r>
      </w:ins>
      <m:oMath>
        <m:sSub>
          <m:sSubPr>
            <m:ctrlPr>
              <w:ins w:id="91" w:author="Ye Wang" w:date="2026-04-03T18:46:00Z">
                <w:rPr>
                  <w:rFonts w:ascii="Cambria Math" w:hAnsi="Cambria Math" w:cs="Times New Roman"/>
                  <w:i/>
                  <w:iCs/>
                </w:rPr>
              </w:ins>
            </m:ctrlPr>
          </m:sSubPr>
          <m:e>
            <w:ins w:id="92" w:author="Ye Wang" w:date="2026-04-03T18:46:00Z">
              <m:r>
                <m:rPr/>
                <w:rPr>
                  <w:rFonts w:ascii="Cambria Math" w:hAnsi="Cambria Math" w:cs="Times New Roman"/>
                </w:rPr>
                <m:t>opi</m:t>
              </m:r>
            </w:ins>
            <m:ctrlPr>
              <w:ins w:id="93" w:author="Ye Wang" w:date="2026-04-03T18:46:00Z">
                <w:rPr>
                  <w:rFonts w:ascii="Cambria Math" w:hAnsi="Cambria Math" w:cs="Times New Roman"/>
                  <w:i/>
                  <w:iCs/>
                </w:rPr>
              </w:ins>
            </m:ctrlPr>
          </m:e>
          <m:sub>
            <w:ins w:id="94" w:author="Ye Wang" w:date="2026-04-03T18:46:00Z">
              <m:r>
                <m:rPr/>
                <w:rPr>
                  <w:rFonts w:ascii="Cambria Math" w:hAnsi="Cambria Math" w:cs="Times New Roman"/>
                </w:rPr>
                <m:t>old</m:t>
              </m:r>
            </w:ins>
            <m:ctrlPr>
              <w:ins w:id="95" w:author="Ye Wang" w:date="2026-04-03T18:46:00Z">
                <w:rPr>
                  <w:rFonts w:ascii="Cambria Math" w:hAnsi="Cambria Math" w:cs="Times New Roman"/>
                  <w:i/>
                  <w:iCs/>
                </w:rPr>
              </w:ins>
            </m:ctrlPr>
          </m:sub>
        </m:sSub>
      </m:oMath>
      <w:ins w:id="96" w:author="Ye Wang" w:date="2026-04-03T18:46:00Z">
        <w:r>
          <w:rPr>
            <w:rFonts w:hint="eastAsia" w:ascii="Times New Roman" w:hAnsi="Times New Roman" w:cs="Times New Roman"/>
            <w:iCs/>
          </w:rPr>
          <w:t>变成了</w:t>
        </w:r>
      </w:ins>
      <m:oMath>
        <m:sSub>
          <m:sSubPr>
            <m:ctrlPr>
              <w:ins w:id="97" w:author="Ye Wang" w:date="2026-04-03T18:46:00Z">
                <w:rPr>
                  <w:rFonts w:ascii="Cambria Math" w:hAnsi="Cambria Math" w:cs="Times New Roman"/>
                  <w:i/>
                  <w:iCs/>
                </w:rPr>
              </w:ins>
            </m:ctrlPr>
          </m:sSubPr>
          <m:e>
            <w:ins w:id="98" w:author="Ye Wang" w:date="2026-04-03T18:46:00Z">
              <m:r>
                <m:rPr/>
                <w:rPr>
                  <w:rFonts w:ascii="Cambria Math" w:hAnsi="Cambria Math" w:cs="Times New Roman"/>
                </w:rPr>
                <m:t>opi</m:t>
              </m:r>
            </w:ins>
            <m:ctrlPr>
              <w:ins w:id="99" w:author="Ye Wang" w:date="2026-04-03T18:46:00Z">
                <w:rPr>
                  <w:rFonts w:ascii="Cambria Math" w:hAnsi="Cambria Math" w:cs="Times New Roman"/>
                  <w:i/>
                  <w:iCs/>
                </w:rPr>
              </w:ins>
            </m:ctrlPr>
          </m:e>
          <m:sub>
            <w:ins w:id="100" w:author="Ye Wang" w:date="2026-04-03T18:46:00Z">
              <m:r>
                <m:rPr/>
                <w:rPr>
                  <w:rFonts w:ascii="Cambria Math" w:hAnsi="Cambria Math" w:cs="Times New Roman"/>
                </w:rPr>
                <m:t>new</m:t>
              </m:r>
            </w:ins>
            <m:ctrlPr>
              <w:ins w:id="101" w:author="Ye Wang" w:date="2026-04-03T18:46:00Z">
                <w:rPr>
                  <w:rFonts w:ascii="Cambria Math" w:hAnsi="Cambria Math" w:cs="Times New Roman"/>
                  <w:i/>
                  <w:iCs/>
                </w:rPr>
              </w:ins>
            </m:ctrlPr>
          </m:sub>
        </m:sSub>
      </m:oMath>
      <w:ins w:id="102" w:author="Ye Wang" w:date="2026-04-03T18:46:00Z">
        <w:r>
          <w:rPr>
            <w:rFonts w:hint="eastAsia" w:ascii="Times New Roman" w:hAnsi="Times New Roman" w:cs="Times New Roman"/>
          </w:rPr>
          <w:t>）</w:t>
        </w:r>
      </w:ins>
      <w:ins w:id="103" w:author="Ye Wang" w:date="2026-04-03T18:42:00Z">
        <w:r>
          <w:rPr>
            <w:rFonts w:hint="eastAsia" w:ascii="Times New Roman" w:hAnsi="Times New Roman" w:cs="Times New Roman"/>
          </w:rPr>
          <w:t>，</w:t>
        </w:r>
      </w:ins>
      <w:ins w:id="104" w:author="Ye Wang" w:date="2026-04-03T18:45:00Z">
        <w:r>
          <w:rPr>
            <w:rFonts w:hint="eastAsia" w:ascii="Times New Roman" w:hAnsi="Times New Roman" w:cs="Times New Roman"/>
          </w:rPr>
          <w:t>共有n个source_agent对其产生了影响</w:t>
        </w:r>
      </w:ins>
      <w:ins w:id="105" w:author="Ye Wang" w:date="2026-04-03T19:59:00Z">
        <w:r>
          <w:rPr>
            <w:rFonts w:hint="eastAsia" w:ascii="Times New Roman" w:hAnsi="Times New Roman" w:cs="Times New Roman"/>
          </w:rPr>
          <w:t>，其中n1个source_agent的原始</w:t>
        </w:r>
      </w:ins>
      <w:ins w:id="106" w:author="Ye Wang" w:date="2026-04-03T18:45:00Z">
        <w:r>
          <w:rPr>
            <w:rFonts w:hint="eastAsia" w:ascii="Times New Roman" w:hAnsi="Times New Roman" w:cs="Times New Roman"/>
          </w:rPr>
          <w:t>，</w:t>
        </w:r>
      </w:ins>
      <w:ins w:id="107" w:author="Ye Wang" w:date="2026-04-03T18:42:00Z">
        <w:r>
          <w:rPr>
            <w:rFonts w:hint="eastAsia" w:ascii="Times New Roman" w:hAnsi="Times New Roman" w:cs="Times New Roman"/>
          </w:rPr>
          <w:t>则</w:t>
        </w:r>
      </w:ins>
      <w:ins w:id="108" w:author="Ye Wang" w:date="2026-04-03T18:46:00Z">
        <w:r>
          <w:rPr>
            <w:rFonts w:hint="eastAsia" w:ascii="Times New Roman" w:hAnsi="Times New Roman" w:cs="Times New Roman"/>
          </w:rPr>
          <w:t>每个</w:t>
        </w:r>
      </w:ins>
      <w:ins w:id="109" w:author="Ye Wang" w:date="2026-04-03T18:42:00Z">
        <w:r>
          <w:rPr>
            <w:rFonts w:hint="eastAsia" w:ascii="Times New Roman" w:hAnsi="Times New Roman" w:cs="Times New Roman"/>
          </w:rPr>
          <w:t>对其施加影响的source_agent的影响力</w:t>
        </w:r>
      </w:ins>
      <w:ins w:id="110" w:author="Ye Wang" w:date="2026-04-03T18:43:00Z">
        <w:r>
          <w:rPr>
            <w:rFonts w:hint="eastAsia" w:ascii="Times New Roman" w:hAnsi="Times New Roman" w:cs="Times New Roman"/>
          </w:rPr>
          <w:t>计算如下：</w:t>
        </w:r>
      </w:ins>
    </w:p>
    <w:p w14:paraId="2D7459F8">
      <w:pPr>
        <w:ind w:firstLine="420"/>
        <w:rPr>
          <w:ins w:id="111" w:author="Ye Wang" w:date="2026-04-03T18:42:00Z"/>
          <w:rFonts w:hint="eastAsia" w:ascii="Times New Roman" w:hAnsi="Times New Roman" w:cs="Times New Roman"/>
        </w:rPr>
      </w:pPr>
      <m:oMathPara>
        <m:oMath>
          <m:sSub>
            <m:sSubPr>
              <m:ctrlPr>
                <w:ins w:id="112" w:author="Ye Wang" w:date="2026-04-03T18:45:00Z">
                  <w:rPr>
                    <w:rFonts w:ascii="Cambria Math" w:hAnsi="Cambria Math" w:cs="Times New Roman"/>
                    <w:i/>
                  </w:rPr>
                </w:ins>
              </m:ctrlPr>
            </m:sSubPr>
            <m:e>
              <w:ins w:id="113" w:author="Ye Wang" w:date="2026-04-03T18:45:00Z">
                <m:r>
                  <m:rPr/>
                  <w:rPr>
                    <w:rFonts w:ascii="Cambria Math" w:hAnsi="Cambria Math" w:cs="Times New Roman"/>
                  </w:rPr>
                  <m:t>P</m:t>
                </m:r>
              </w:ins>
              <m:ctrlPr>
                <w:ins w:id="114" w:author="Ye Wang" w:date="2026-04-03T18:45:00Z">
                  <w:rPr>
                    <w:rFonts w:ascii="Cambria Math" w:hAnsi="Cambria Math" w:cs="Times New Roman"/>
                    <w:i/>
                  </w:rPr>
                </w:ins>
              </m:ctrlPr>
            </m:e>
            <m:sub>
              <w:ins w:id="115" w:author="Ye Wang" w:date="2026-04-03T18:45:00Z">
                <m:r>
                  <m:rPr/>
                  <w:rPr>
                    <w:rFonts w:ascii="Cambria Math" w:hAnsi="Cambria Math" w:cs="Times New Roman"/>
                  </w:rPr>
                  <m:t>sa</m:t>
                </m:r>
              </w:ins>
              <m:ctrlPr>
                <w:ins w:id="116" w:author="Ye Wang" w:date="2026-04-03T18:45:00Z">
                  <w:rPr>
                    <w:rFonts w:ascii="Cambria Math" w:hAnsi="Cambria Math" w:cs="Times New Roman"/>
                    <w:i/>
                  </w:rPr>
                </w:ins>
              </m:ctrlPr>
            </m:sub>
          </m:sSub>
          <w:ins w:id="117" w:author="Ye Wang" w:date="2026-04-03T18:45:00Z">
            <m:r>
              <m:rPr/>
              <w:rPr>
                <w:rFonts w:ascii="Cambria Math" w:hAnsi="Cambria Math" w:cs="Times New Roman"/>
              </w:rPr>
              <m:t>=</m:t>
            </m:r>
          </w:ins>
          <m:f>
            <m:fPr>
              <m:ctrlPr>
                <w:ins w:id="118" w:author="Ye Wang" w:date="2026-04-03T18:46:00Z">
                  <w:rPr>
                    <w:rFonts w:ascii="Cambria Math" w:hAnsi="Cambria Math" w:cs="Times New Roman"/>
                    <w:i/>
                  </w:rPr>
                </w:ins>
              </m:ctrlPr>
            </m:fPr>
            <m:num>
              <m:sSup>
                <m:sSupPr>
                  <m:ctrlPr>
                    <w:ins w:id="119" w:author="Ye Wang" w:date="2026-04-03T18:47:00Z">
                      <w:rPr>
                        <w:rFonts w:ascii="Cambria Math" w:hAnsi="Cambria Math" w:cs="Times New Roman"/>
                        <w:i/>
                        <w:iCs/>
                      </w:rPr>
                    </w:ins>
                  </m:ctrlPr>
                </m:sSupPr>
                <m:e>
                  <w:ins w:id="120" w:author="Ye Wang" w:date="2026-04-03T19:56:00Z">
                    <m:r>
                      <m:rPr/>
                      <w:rPr>
                        <w:rFonts w:ascii="Cambria Math" w:hAnsi="Cambria Math" w:cs="Times New Roman"/>
                      </w:rPr>
                      <m:t>1.2</m:t>
                    </m:r>
                  </w:ins>
                  <m:ctrlPr>
                    <w:ins w:id="121" w:author="Ye Wang" w:date="2026-04-03T18:47:00Z">
                      <w:rPr>
                        <w:rFonts w:ascii="Cambria Math" w:hAnsi="Cambria Math" w:cs="Times New Roman"/>
                        <w:i/>
                        <w:iCs/>
                      </w:rPr>
                    </w:ins>
                  </m:ctrlPr>
                </m:e>
                <m:sup>
                  <w:ins w:id="122" w:author="Ye Wang" w:date="2026-04-03T18:47:00Z">
                    <m:r>
                      <m:rPr/>
                      <w:rPr>
                        <w:rFonts w:ascii="Cambria Math" w:hAnsi="Cambria Math" w:cs="Times New Roman"/>
                      </w:rPr>
                      <m:t>−i</m:t>
                    </m:r>
                  </w:ins>
                  <m:ctrlPr>
                    <w:ins w:id="123" w:author="Ye Wang" w:date="2026-04-03T18:47:00Z">
                      <w:rPr>
                        <w:rFonts w:ascii="Cambria Math" w:hAnsi="Cambria Math" w:cs="Times New Roman"/>
                        <w:i/>
                        <w:iCs/>
                      </w:rPr>
                    </w:ins>
                  </m:ctrlPr>
                </m:sup>
              </m:sSup>
              <m:ctrlPr>
                <w:ins w:id="124" w:author="Ye Wang" w:date="2026-04-03T18:46:00Z">
                  <w:rPr>
                    <w:rFonts w:ascii="Cambria Math" w:hAnsi="Cambria Math" w:cs="Times New Roman"/>
                    <w:i/>
                  </w:rPr>
                </w:ins>
              </m:ctrlPr>
            </m:num>
            <m:den>
              <w:ins w:id="125" w:author="Ye Wang" w:date="2026-04-03T18:46:00Z">
                <m:r>
                  <m:rPr/>
                  <w:rPr>
                    <w:rFonts w:ascii="Cambria Math" w:hAnsi="Cambria Math" w:cs="Times New Roman"/>
                  </w:rPr>
                  <m:t>n</m:t>
                </m:r>
              </w:ins>
              <m:ctrlPr>
                <w:ins w:id="126" w:author="Ye Wang" w:date="2026-04-03T18:46:00Z">
                  <w:rPr>
                    <w:rFonts w:ascii="Cambria Math" w:hAnsi="Cambria Math" w:cs="Times New Roman"/>
                    <w:i/>
                  </w:rPr>
                </w:ins>
              </m:ctrlPr>
            </m:den>
          </m:f>
          <m:sSup>
            <m:sSupPr>
              <m:ctrlPr>
                <w:ins w:id="127" w:author="Ye Wang" w:date="2026-04-03T18:47:00Z">
                  <w:rPr>
                    <w:rFonts w:ascii="Cambria Math" w:hAnsi="Cambria Math" w:cs="Times New Roman"/>
                    <w:i/>
                  </w:rPr>
                </w:ins>
              </m:ctrlPr>
            </m:sSupPr>
            <m:e>
              <m:d>
                <m:dPr>
                  <m:begChr m:val="|"/>
                  <m:endChr m:val="|"/>
                  <m:ctrlPr>
                    <w:ins w:id="128" w:author="Ye Wang" w:date="2026-04-03T18:48:00Z">
                      <w:rPr>
                        <w:rFonts w:ascii="Cambria Math" w:hAnsi="Cambria Math" w:cs="Times New Roman"/>
                        <w:i/>
                        <w:iCs/>
                      </w:rPr>
                    </w:ins>
                  </m:ctrlPr>
                </m:dPr>
                <m:e>
                  <m:sSub>
                    <m:sSubPr>
                      <m:ctrlPr>
                        <w:ins w:id="129" w:author="Ye Wang" w:date="2026-04-03T18:48:00Z">
                          <w:rPr>
                            <w:rFonts w:ascii="Cambria Math" w:hAnsi="Cambria Math" w:cs="Times New Roman"/>
                            <w:i/>
                            <w:iCs/>
                          </w:rPr>
                        </w:ins>
                      </m:ctrlPr>
                    </m:sSubPr>
                    <m:e>
                      <w:ins w:id="130" w:author="Ye Wang" w:date="2026-04-03T18:48:00Z">
                        <m:r>
                          <m:rPr/>
                          <w:rPr>
                            <w:rFonts w:ascii="Cambria Math" w:hAnsi="Cambria Math" w:cs="Times New Roman"/>
                          </w:rPr>
                          <m:t>opi</m:t>
                        </m:r>
                      </w:ins>
                      <m:ctrlPr>
                        <w:ins w:id="131" w:author="Ye Wang" w:date="2026-04-03T18:48:00Z">
                          <w:rPr>
                            <w:rFonts w:ascii="Cambria Math" w:hAnsi="Cambria Math" w:cs="Times New Roman"/>
                            <w:i/>
                            <w:iCs/>
                          </w:rPr>
                        </w:ins>
                      </m:ctrlPr>
                    </m:e>
                    <m:sub>
                      <w:ins w:id="132" w:author="Ye Wang" w:date="2026-04-03T18:48:00Z">
                        <m:r>
                          <m:rPr/>
                          <w:rPr>
                            <w:rFonts w:ascii="Cambria Math" w:hAnsi="Cambria Math" w:cs="Times New Roman"/>
                          </w:rPr>
                          <m:t>new</m:t>
                        </m:r>
                      </w:ins>
                      <m:ctrlPr>
                        <w:ins w:id="133" w:author="Ye Wang" w:date="2026-04-03T18:48:00Z">
                          <w:rPr>
                            <w:rFonts w:ascii="Cambria Math" w:hAnsi="Cambria Math" w:cs="Times New Roman"/>
                            <w:i/>
                            <w:iCs/>
                          </w:rPr>
                        </w:ins>
                      </m:ctrlPr>
                    </m:sub>
                  </m:sSub>
                  <w:ins w:id="134" w:author="Ye Wang" w:date="2026-04-03T18:48:00Z">
                    <m:r>
                      <m:rPr/>
                      <w:rPr>
                        <w:rFonts w:ascii="Cambria Math" w:hAnsi="Cambria Math" w:cs="Times New Roman"/>
                      </w:rPr>
                      <m:t>−</m:t>
                    </m:r>
                  </w:ins>
                  <m:sSub>
                    <m:sSubPr>
                      <m:ctrlPr>
                        <w:ins w:id="135" w:author="Ye Wang" w:date="2026-04-03T18:48:00Z">
                          <w:rPr>
                            <w:rFonts w:ascii="Cambria Math" w:hAnsi="Cambria Math" w:cs="Times New Roman"/>
                            <w:i/>
                            <w:iCs/>
                          </w:rPr>
                        </w:ins>
                      </m:ctrlPr>
                    </m:sSubPr>
                    <m:e>
                      <w:ins w:id="136" w:author="Ye Wang" w:date="2026-04-03T18:48:00Z">
                        <m:r>
                          <m:rPr/>
                          <w:rPr>
                            <w:rFonts w:ascii="Cambria Math" w:hAnsi="Cambria Math" w:cs="Times New Roman"/>
                          </w:rPr>
                          <m:t>opi</m:t>
                        </m:r>
                      </w:ins>
                      <m:ctrlPr>
                        <w:ins w:id="137" w:author="Ye Wang" w:date="2026-04-03T18:48:00Z">
                          <w:rPr>
                            <w:rFonts w:ascii="Cambria Math" w:hAnsi="Cambria Math" w:cs="Times New Roman"/>
                            <w:i/>
                            <w:iCs/>
                          </w:rPr>
                        </w:ins>
                      </m:ctrlPr>
                    </m:e>
                    <m:sub>
                      <w:ins w:id="138" w:author="Ye Wang" w:date="2026-04-03T18:48:00Z">
                        <m:r>
                          <m:rPr/>
                          <w:rPr>
                            <w:rFonts w:ascii="Cambria Math" w:hAnsi="Cambria Math" w:cs="Times New Roman"/>
                          </w:rPr>
                          <m:t>old</m:t>
                        </m:r>
                      </w:ins>
                      <m:ctrlPr>
                        <w:ins w:id="139" w:author="Ye Wang" w:date="2026-04-03T18:48:00Z">
                          <w:rPr>
                            <w:rFonts w:ascii="Cambria Math" w:hAnsi="Cambria Math" w:cs="Times New Roman"/>
                            <w:i/>
                            <w:iCs/>
                          </w:rPr>
                        </w:ins>
                      </m:ctrlPr>
                    </m:sub>
                  </m:sSub>
                  <m:ctrlPr>
                    <w:ins w:id="140" w:author="Ye Wang" w:date="2026-04-03T18:48:00Z">
                      <w:rPr>
                        <w:rFonts w:ascii="Cambria Math" w:hAnsi="Cambria Math" w:cs="Times New Roman"/>
                        <w:i/>
                        <w:iCs/>
                      </w:rPr>
                    </w:ins>
                  </m:ctrlPr>
                </m:e>
              </m:d>
              <m:ctrlPr>
                <w:ins w:id="141" w:author="Ye Wang" w:date="2026-04-03T18:47:00Z">
                  <w:rPr>
                    <w:rFonts w:ascii="Cambria Math" w:hAnsi="Cambria Math" w:cs="Times New Roman"/>
                    <w:i/>
                  </w:rPr>
                </w:ins>
              </m:ctrlPr>
            </m:e>
            <m:sup>
              <w:ins w:id="142" w:author="Ye Wang" w:date="2026-04-03T18:48:00Z">
                <m:r>
                  <m:rPr/>
                  <w:rPr>
                    <w:rFonts w:ascii="Cambria Math" w:hAnsi="Cambria Math" w:cs="Times New Roman"/>
                  </w:rPr>
                  <m:t>1</m:t>
                </m:r>
              </w:ins>
              <w:ins w:id="143" w:author="Ye Wang" w:date="2026-04-03T19:56:00Z">
                <m:r>
                  <m:rPr/>
                  <w:rPr>
                    <w:rFonts w:ascii="Cambria Math" w:hAnsi="Cambria Math" w:cs="Times New Roman"/>
                  </w:rPr>
                  <m:t>.08</m:t>
                </m:r>
              </w:ins>
              <m:ctrlPr>
                <w:ins w:id="144" w:author="Ye Wang" w:date="2026-04-03T18:47:00Z">
                  <w:rPr>
                    <w:rFonts w:ascii="Cambria Math" w:hAnsi="Cambria Math" w:cs="Times New Roman"/>
                    <w:i/>
                  </w:rPr>
                </w:ins>
              </m:ctrlPr>
            </m:sup>
          </m:sSup>
          <w:ins w:id="145" w:author="Ye Wang" w:date="2026-04-03T18:47:00Z">
            <m:r>
              <m:rPr/>
              <w:rPr>
                <w:rFonts w:ascii="Cambria Math" w:hAnsi="Cambria Math" w:cs="Times New Roman"/>
              </w:rPr>
              <m:t>,i∈</m:t>
            </m:r>
          </w:ins>
          <m:d>
            <m:dPr>
              <m:begChr m:val="["/>
              <m:endChr m:val="]"/>
              <m:ctrlPr>
                <w:ins w:id="146" w:author="Ye Wang" w:date="2026-04-03T18:47:00Z">
                  <w:rPr>
                    <w:rFonts w:ascii="Cambria Math" w:hAnsi="Cambria Math" w:cs="Times New Roman"/>
                    <w:i/>
                    <w:iCs/>
                  </w:rPr>
                </w:ins>
              </m:ctrlPr>
            </m:dPr>
            <m:e>
              <w:ins w:id="147" w:author="Ye Wang" w:date="2026-04-03T18:47:00Z">
                <m:r>
                  <m:rPr/>
                  <w:rPr>
                    <w:rFonts w:ascii="Cambria Math" w:hAnsi="Cambria Math" w:cs="Times New Roman"/>
                  </w:rPr>
                  <m:t>1,10</m:t>
                </m:r>
              </w:ins>
              <m:ctrlPr>
                <w:ins w:id="148" w:author="Ye Wang" w:date="2026-04-03T18:47:00Z">
                  <w:rPr>
                    <w:rFonts w:ascii="Cambria Math" w:hAnsi="Cambria Math" w:cs="Times New Roman"/>
                    <w:i/>
                    <w:iCs/>
                  </w:rPr>
                </w:ins>
              </m:ctrlPr>
            </m:e>
          </m:d>
        </m:oMath>
      </m:oMathPara>
    </w:p>
    <w:p w14:paraId="0E717C65">
      <w:pPr>
        <w:ind w:firstLine="420"/>
        <w:rPr>
          <w:rFonts w:ascii="Times New Roman" w:hAnsi="Times New Roman" w:cs="Times New Roman"/>
        </w:rPr>
        <w:pPrChange w:id="149" w:author="Ye Wang" w:date="2026-04-03T18:38:00Z">
          <w:pPr/>
        </w:pPrChange>
      </w:pPr>
      <w:r>
        <w:rPr>
          <w:rFonts w:hint="default" w:ascii="Times New Roman" w:hAnsi="Times New Roman" w:cs="Times New Roman"/>
          <w:rPrChange w:id="150" w:author="Ye Wang" w:date="2026-04-03T18:36:00Z">
            <w:rPr>
              <w:rFonts w:hint="eastAsia" w:ascii="Times New Roman" w:hAnsi="Times New Roman" w:cs="Times New Roman"/>
            </w:rPr>
          </w:rPrChange>
        </w:rPr>
        <w:t>为了衡量</w:t>
      </w:r>
      <w:ins w:id="151" w:author="Ye Wang" w:date="2026-04-03T18:38:00Z">
        <w:r>
          <w:rPr>
            <w:rFonts w:ascii="Times New Roman" w:hAnsi="Times New Roman" w:cs="Times New Roman"/>
          </w:rPr>
          <w:t>source_agent</w:t>
        </w:r>
      </w:ins>
      <w:r>
        <w:rPr>
          <w:rFonts w:hint="default" w:ascii="Times New Roman" w:hAnsi="Times New Roman" w:cs="Times New Roman"/>
          <w:rPrChange w:id="152" w:author="Ye Wang" w:date="2026-04-03T18:36:00Z">
            <w:rPr>
              <w:rFonts w:hint="eastAsia" w:ascii="Times New Roman" w:hAnsi="Times New Roman" w:cs="Times New Roman"/>
            </w:rPr>
          </w:rPrChange>
        </w:rPr>
        <w:t>影响力的大小，我们定义了影响力函数用于计算影响力的值</w:t>
      </w:r>
      <w:ins w:id="153" w:author="Ye Wang" w:date="2026-04-03T18:38:00Z">
        <w:r>
          <w:rPr>
            <w:rFonts w:hint="eastAsia" w:ascii="Times New Roman" w:hAnsi="Times New Roman" w:cs="Times New Roman"/>
          </w:rPr>
          <w:t>：</w:t>
        </w:r>
      </w:ins>
    </w:p>
    <w:p w14:paraId="7693BD49">
      <w:pPr>
        <w:rPr>
          <w:rFonts w:ascii="Times New Roman" w:hAnsi="Times New Roman" w:cs="Times New Roman"/>
          <w:iCs/>
          <w:rPrChange w:id="154" w:author="Ye Wang" w:date="2026-04-03T18:36:00Z">
            <w:rPr>
              <w:rFonts w:hAnsi="Cambria Math" w:cs="Times New Roman"/>
              <w:iCs/>
            </w:rPr>
          </w:rPrChange>
        </w:rPr>
      </w:pPr>
      <m:oMathPara>
        <m:oMath>
          <w:del w:id="155" w:author="Ye Wang" w:date="2026-04-03T18:35:00Z">
            <m:r>
              <m:rPr>
                <m:nor/>
              </m:rPr>
              <w:rPr>
                <w:rFonts w:ascii="Times New Roman" w:hAnsi="Times New Roman" w:cs="Times New Roman"/>
                <w:i/>
                <w:iCs w:val="0"/>
                <w:rPrChange w:id="156" w:author="Ye Wang" w:date="2026-04-03T18:36:00Z">
                  <w:rPr>
                    <w:rFonts w:ascii="Times New Roman" w:hAnsi="Times New Roman" w:cs="Times New Roman"/>
                    <w:iCs/>
                  </w:rPr>
                </w:rPrChange>
              </w:rPr>
              <m:t>influence = f(i</m:t>
            </m:r>
          </w:del>
          <w:del w:id="157" w:author="Ye Wang" w:date="2026-04-03T18:32:00Z">
            <m:r>
              <m:rPr>
                <m:nor/>
              </m:rPr>
              <w:rPr>
                <w:rFonts w:ascii="Times New Roman" w:hAnsi="Times New Roman" w:cs="Times New Roman"/>
                <w:i/>
                <w:iCs w:val="0"/>
                <w:rPrChange w:id="158" w:author="Ye Wang" w:date="2026-04-03T18:36:00Z">
                  <w:rPr>
                    <w:rFonts w:ascii="Times New Roman" w:hAnsi="Times New Roman" w:cs="Times New Roman"/>
                    <w:iCs/>
                  </w:rPr>
                </w:rPrChange>
              </w:rPr>
              <m:t>ter</m:t>
            </m:r>
          </w:del>
          <w:del w:id="159" w:author="Ye Wang" w:date="2026-04-03T18:35:00Z">
            <m:r>
              <m:rPr>
                <m:nor/>
              </m:rPr>
              <w:rPr>
                <w:rFonts w:ascii="Times New Roman" w:hAnsi="Times New Roman" w:cs="Times New Roman"/>
                <w:i/>
                <w:iCs w:val="0"/>
                <w:rPrChange w:id="160" w:author="Ye Wang" w:date="2026-04-03T18:36:00Z">
                  <w:rPr>
                    <w:rFonts w:ascii="Times New Roman" w:hAnsi="Times New Roman" w:cs="Times New Roman"/>
                    <w:iCs/>
                  </w:rPr>
                </w:rPrChange>
              </w:rPr>
              <m:t xml:space="preserve">,y) = </m:t>
            </m:r>
          </w:del>
          <m:rad>
            <m:radPr>
              <m:degHide m:val="1"/>
              <m:ctrlPr>
                <w:del w:id="161" w:author="Ye Wang" w:date="2026-04-03T18:35:00Z">
                  <w:rPr>
                    <w:rFonts w:ascii="Cambria Math" w:hAnsi="Cambria Math" w:cs="Times New Roman"/>
                    <w:i/>
                    <w:iCs w:val="0"/>
                    <w:rPrChange w:id="162" w:author="Ye Wang" w:date="2026-04-03T18:36:00Z">
                      <w:rPr>
                        <w:rFonts w:ascii="Cambria Math" w:hAnsi="Cambria Math" w:cs="Times New Roman"/>
                        <w:iCs/>
                      </w:rPr>
                    </w:rPrChange>
                  </w:rPr>
                </w:del>
              </m:ctrlPr>
            </m:radPr>
            <m:deg>
              <m:ctrlPr>
                <w:del w:id="163" w:author="Ye Wang" w:date="2026-04-03T18:35:00Z">
                  <w:rPr>
                    <w:rFonts w:ascii="Cambria Math" w:hAnsi="Cambria Math" w:cs="Times New Roman"/>
                    <w:i/>
                    <w:iCs w:val="0"/>
                    <w:rPrChange w:id="164" w:author="Ye Wang" w:date="2026-04-03T18:36:00Z">
                      <w:rPr>
                        <w:rFonts w:ascii="Cambria Math" w:hAnsi="Cambria Math" w:cs="Times New Roman"/>
                        <w:iCs/>
                      </w:rPr>
                    </w:rPrChange>
                  </w:rPr>
                </w:del>
              </m:ctrlPr>
            </m:deg>
            <m:e>
              <w:del w:id="165" w:author="Ye Wang" w:date="2026-04-03T18:35:00Z">
                <m:r>
                  <m:rPr>
                    <m:nor/>
                  </m:rPr>
                  <w:rPr>
                    <w:rFonts w:ascii="Times New Roman" w:hAnsi="Times New Roman" w:cs="Times New Roman"/>
                    <w:i/>
                    <w:iCs w:val="0"/>
                    <w:rPrChange w:id="166" w:author="Ye Wang" w:date="2026-04-03T18:36:00Z">
                      <w:rPr>
                        <w:rFonts w:ascii="Times New Roman" w:hAnsi="Times New Roman" w:cs="Times New Roman"/>
                        <w:iCs/>
                      </w:rPr>
                    </w:rPrChange>
                  </w:rPr>
                  <m:t>y</m:t>
                </m:r>
              </w:del>
              <m:ctrlPr>
                <w:del w:id="167" w:author="Ye Wang" w:date="2026-04-03T18:35:00Z">
                  <w:rPr>
                    <w:rFonts w:ascii="Cambria Math" w:hAnsi="Cambria Math" w:cs="Times New Roman"/>
                    <w:i/>
                    <w:iCs w:val="0"/>
                    <w:rPrChange w:id="168" w:author="Ye Wang" w:date="2026-04-03T18:36:00Z">
                      <w:rPr>
                        <w:rFonts w:ascii="Cambria Math" w:hAnsi="Cambria Math" w:cs="Times New Roman"/>
                        <w:iCs/>
                      </w:rPr>
                    </w:rPrChange>
                  </w:rPr>
                </w:del>
              </m:ctrlPr>
            </m:e>
          </m:rad>
          <w:del w:id="169" w:author="Ye Wang" w:date="2026-04-03T18:35:00Z">
            <m:r>
              <m:rPr>
                <m:nor/>
              </m:rPr>
              <w:rPr>
                <w:rFonts w:ascii="Cambria Math" w:hAnsi="Cambria Math" w:cs="Cambria Math"/>
                <w:i/>
                <w:iCs w:val="0"/>
                <w:rPrChange w:id="170" w:author="Ye Wang" w:date="2026-04-03T18:36:00Z">
                  <w:rPr>
                    <w:rFonts w:ascii="Cambria Math" w:hAnsi="Cambria Math" w:cs="Cambria Math"/>
                    <w:iCs/>
                  </w:rPr>
                </w:rPrChange>
              </w:rPr>
              <m:t>*</m:t>
            </m:r>
          </w:del>
          <m:sSup>
            <m:sSupPr>
              <m:ctrlPr>
                <w:del w:id="171" w:author="Ye Wang" w:date="2026-04-03T18:35:00Z">
                  <w:rPr>
                    <w:rFonts w:ascii="Cambria Math" w:hAnsi="Cambria Math" w:cs="Times New Roman"/>
                    <w:i/>
                    <w:iCs w:val="0"/>
                    <w:rPrChange w:id="172" w:author="Ye Wang" w:date="2026-04-03T18:36:00Z">
                      <w:rPr>
                        <w:rFonts w:ascii="Cambria Math" w:hAnsi="Cambria Math" w:cs="Times New Roman"/>
                        <w:iCs/>
                      </w:rPr>
                    </w:rPrChange>
                  </w:rPr>
                </w:del>
              </m:ctrlPr>
            </m:sSupPr>
            <m:e>
              <w:del w:id="173" w:author="Ye Wang" w:date="2026-04-03T18:35:00Z">
                <m:r>
                  <m:rPr>
                    <m:nor/>
                  </m:rPr>
                  <w:rPr>
                    <w:rFonts w:ascii="Times New Roman" w:hAnsi="Times New Roman" w:cs="Times New Roman"/>
                    <w:i/>
                    <w:iCs w:val="0"/>
                    <w:rPrChange w:id="174" w:author="Ye Wang" w:date="2026-04-03T18:36:00Z">
                      <w:rPr>
                        <w:rFonts w:ascii="Times New Roman" w:hAnsi="Times New Roman" w:cs="Times New Roman"/>
                        <w:iCs/>
                      </w:rPr>
                    </w:rPrChange>
                  </w:rPr>
                  <m:t>2</m:t>
                </m:r>
              </w:del>
              <m:ctrlPr>
                <w:del w:id="175" w:author="Ye Wang" w:date="2026-04-03T18:35:00Z">
                  <w:rPr>
                    <w:rFonts w:ascii="Cambria Math" w:hAnsi="Cambria Math" w:cs="Times New Roman"/>
                    <w:i/>
                    <w:iCs w:val="0"/>
                    <w:rPrChange w:id="176" w:author="Ye Wang" w:date="2026-04-03T18:36:00Z">
                      <w:rPr>
                        <w:rFonts w:ascii="Cambria Math" w:hAnsi="Cambria Math" w:cs="Times New Roman"/>
                        <w:iCs/>
                      </w:rPr>
                    </w:rPrChange>
                  </w:rPr>
                </w:del>
              </m:ctrlPr>
            </m:e>
            <m:sup>
              <w:del w:id="177" w:author="Ye Wang" w:date="2026-04-03T18:35:00Z">
                <m:r>
                  <m:rPr>
                    <m:nor/>
                  </m:rPr>
                  <w:rPr>
                    <w:rFonts w:ascii="Times New Roman" w:hAnsi="Times New Roman" w:cs="Times New Roman"/>
                    <w:i/>
                    <w:iCs w:val="0"/>
                    <w:rPrChange w:id="178" w:author="Ye Wang" w:date="2026-04-03T18:36:00Z">
                      <w:rPr>
                        <w:rFonts w:ascii="Times New Roman" w:hAnsi="Times New Roman" w:cs="Times New Roman"/>
                        <w:iCs/>
                      </w:rPr>
                    </w:rPrChange>
                  </w:rPr>
                  <m:t>-i</m:t>
                </m:r>
              </w:del>
              <w:del w:id="179" w:author="Ye Wang" w:date="2026-04-03T18:32:00Z">
                <m:r>
                  <m:rPr>
                    <m:nor/>
                  </m:rPr>
                  <w:rPr>
                    <w:rFonts w:ascii="Times New Roman" w:hAnsi="Times New Roman" w:cs="Times New Roman"/>
                    <w:i/>
                    <w:iCs w:val="0"/>
                    <w:rPrChange w:id="180" w:author="Ye Wang" w:date="2026-04-03T18:36:00Z">
                      <w:rPr>
                        <w:rFonts w:ascii="Times New Roman" w:hAnsi="Times New Roman" w:cs="Times New Roman"/>
                        <w:iCs/>
                      </w:rPr>
                    </w:rPrChange>
                  </w:rPr>
                  <m:t>ter</m:t>
                </m:r>
              </w:del>
              <m:ctrlPr>
                <w:del w:id="181" w:author="Ye Wang" w:date="2026-04-03T18:35:00Z">
                  <w:rPr>
                    <w:rFonts w:ascii="Cambria Math" w:hAnsi="Cambria Math" w:cs="Times New Roman"/>
                    <w:i/>
                    <w:iCs w:val="0"/>
                    <w:rPrChange w:id="182" w:author="Ye Wang" w:date="2026-04-03T18:36:00Z">
                      <w:rPr>
                        <w:rFonts w:ascii="Cambria Math" w:hAnsi="Cambria Math" w:cs="Times New Roman"/>
                        <w:iCs/>
                      </w:rPr>
                    </w:rPrChange>
                  </w:rPr>
                </w:del>
              </m:ctrlPr>
            </m:sup>
          </m:sSup>
          <w:del w:id="183" w:author="Ye Wang" w:date="2026-04-03T18:35:00Z">
            <m:r>
              <m:rPr>
                <m:nor/>
              </m:rPr>
              <w:rPr>
                <w:rFonts w:ascii="Times New Roman" w:hAnsi="Times New Roman" w:cs="Times New Roman"/>
                <w:i/>
                <w:iCs w:val="0"/>
                <w:rPrChange w:id="184" w:author="Ye Wang" w:date="2026-04-03T18:36:00Z">
                  <w:rPr>
                    <w:rFonts w:ascii="Times New Roman" w:hAnsi="Times New Roman" w:cs="Times New Roman"/>
                    <w:iCs/>
                  </w:rPr>
                </w:rPrChange>
              </w:rPr>
              <m:t>, y=</m:t>
            </m:r>
          </w:del>
          <m:d>
            <m:dPr>
              <m:begChr m:val="|"/>
              <m:endChr m:val="|"/>
              <m:ctrlPr>
                <w:del w:id="185" w:author="Ye Wang" w:date="2026-04-03T18:35:00Z">
                  <w:rPr>
                    <w:rFonts w:ascii="Cambria Math" w:hAnsi="Cambria Math" w:cs="Times New Roman"/>
                    <w:i/>
                    <w:iCs w:val="0"/>
                    <w:rPrChange w:id="186" w:author="Ye Wang" w:date="2026-04-03T18:36:00Z">
                      <w:rPr>
                        <w:rFonts w:ascii="Cambria Math" w:hAnsi="Cambria Math" w:cs="Times New Roman"/>
                        <w:iCs/>
                      </w:rPr>
                    </w:rPrChange>
                  </w:rPr>
                </w:del>
              </m:ctrlPr>
            </m:dPr>
            <m:e>
              <w:del w:id="187" w:author="Ye Wang" w:date="2026-04-03T18:32:00Z">
                <m:r>
                  <m:rPr>
                    <m:nor/>
                  </m:rPr>
                  <w:rPr>
                    <w:rFonts w:ascii="Times New Roman" w:hAnsi="Times New Roman" w:cs="Times New Roman"/>
                    <w:i/>
                    <w:iCs w:val="0"/>
                    <w:rPrChange w:id="188" w:author="Ye Wang" w:date="2026-04-03T18:36:00Z">
                      <w:rPr>
                        <w:rFonts w:ascii="Cambria Math" w:hAnsi="Cambria Math" w:cs="Times New Roman"/>
                        <w:iCs/>
                      </w:rPr>
                    </w:rPrChange>
                  </w:rPr>
                  <m:t xml:space="preserve"> </m:t>
                </m:r>
              </w:del>
              <w:del w:id="189" w:author="Ye Wang" w:date="2026-04-03T18:35:00Z">
                <m:r>
                  <m:rPr>
                    <m:nor/>
                  </m:rPr>
                  <w:rPr>
                    <w:rFonts w:ascii="Times New Roman" w:hAnsi="Times New Roman" w:cs="Times New Roman"/>
                    <w:i/>
                    <w:iCs w:val="0"/>
                    <w:rPrChange w:id="190" w:author="Ye Wang" w:date="2026-04-03T18:36:00Z">
                      <w:rPr>
                        <w:rFonts w:ascii="Times New Roman" w:hAnsi="Times New Roman" w:cs="Times New Roman"/>
                        <w:iCs/>
                      </w:rPr>
                    </w:rPrChange>
                  </w:rPr>
                  <m:t>opi_new-opi_old</m:t>
                </m:r>
              </w:del>
              <w:del w:id="191" w:author="Ye Wang" w:date="2026-04-03T18:32:00Z">
                <m:r>
                  <m:rPr>
                    <m:nor/>
                  </m:rPr>
                  <w:rPr>
                    <w:rFonts w:ascii="Times New Roman" w:hAnsi="Times New Roman" w:cs="Times New Roman"/>
                    <w:i/>
                    <w:iCs w:val="0"/>
                    <w:rPrChange w:id="192" w:author="Ye Wang" w:date="2026-04-03T18:36:00Z">
                      <w:rPr>
                        <w:rFonts w:ascii="Times New Roman" w:hAnsi="Times New Roman" w:cs="Times New Roman"/>
                        <w:iCs/>
                      </w:rPr>
                    </w:rPrChange>
                  </w:rPr>
                  <m:t xml:space="preserve"> </m:t>
                </m:r>
              </w:del>
              <m:ctrlPr>
                <w:del w:id="193" w:author="Ye Wang" w:date="2026-04-03T18:35:00Z">
                  <w:rPr>
                    <w:rFonts w:ascii="Cambria Math" w:hAnsi="Cambria Math" w:cs="Times New Roman"/>
                    <w:i/>
                    <w:iCs w:val="0"/>
                    <w:rPrChange w:id="194" w:author="Ye Wang" w:date="2026-04-03T18:36:00Z">
                      <w:rPr>
                        <w:rFonts w:ascii="Cambria Math" w:hAnsi="Cambria Math" w:cs="Times New Roman"/>
                        <w:iCs/>
                      </w:rPr>
                    </w:rPrChange>
                  </w:rPr>
                </w:del>
              </m:ctrlPr>
            </m:e>
          </m:d>
          <w:del w:id="195" w:author="Ye Wang" w:date="2026-04-03T18:35:00Z">
            <m:r>
              <m:rPr/>
              <w:rPr>
                <w:rFonts w:ascii="Cambria Math" w:hAnsi="Cambria Math" w:cs="Times New Roman"/>
              </w:rPr>
              <m:t>, 1&lt;=i</m:t>
            </m:r>
          </w:del>
          <w:del w:id="196" w:author="Ye Wang" w:date="2026-04-03T18:32:00Z">
            <m:r>
              <m:rPr/>
              <w:rPr>
                <w:rFonts w:ascii="Cambria Math" w:hAnsi="Cambria Math" w:cs="Times New Roman"/>
              </w:rPr>
              <m:t>ter</m:t>
            </m:r>
          </w:del>
          <w:del w:id="197" w:author="Ye Wang" w:date="2026-04-03T18:35:00Z">
            <m:r>
              <m:rPr/>
              <w:rPr>
                <w:rFonts w:ascii="Cambria Math" w:hAnsi="Cambria Math" w:cs="Times New Roman"/>
              </w:rPr>
              <m:t>&lt;=10</m:t>
            </m:r>
          </w:del>
          <w:ins w:id="198" w:author="Ye Wang" w:date="2026-04-03T18:33:00Z">
            <m:r>
              <m:rPr/>
              <w:rPr>
                <w:rFonts w:ascii="Cambria Math" w:hAnsi="Cambria Math" w:cs="Times New Roman"/>
              </w:rPr>
              <m:t>influence=f</m:t>
            </m:r>
          </w:ins>
          <m:d>
            <m:dPr>
              <m:ctrlPr>
                <w:ins w:id="199" w:author="Ye Wang" w:date="2026-04-03T18:33:00Z">
                  <w:rPr>
                    <w:rFonts w:ascii="Cambria Math" w:hAnsi="Cambria Math" w:cs="Times New Roman"/>
                    <w:i/>
                    <w:iCs/>
                  </w:rPr>
                </w:ins>
              </m:ctrlPr>
            </m:dPr>
            <m:e>
              <w:ins w:id="200" w:author="Ye Wang" w:date="2026-04-03T18:34:00Z">
                <m:r>
                  <m:rPr/>
                  <w:rPr>
                    <w:rFonts w:ascii="Cambria Math" w:hAnsi="Cambria Math" w:cs="Times New Roman"/>
                  </w:rPr>
                  <m:t>i,y</m:t>
                </m:r>
              </w:ins>
              <m:ctrlPr>
                <w:ins w:id="201" w:author="Ye Wang" w:date="2026-04-03T18:33:00Z">
                  <w:rPr>
                    <w:rFonts w:ascii="Cambria Math" w:hAnsi="Cambria Math" w:cs="Times New Roman"/>
                    <w:i/>
                    <w:iCs/>
                  </w:rPr>
                </w:ins>
              </m:ctrlPr>
            </m:e>
          </m:d>
          <w:ins w:id="202" w:author="Ye Wang" w:date="2026-04-03T18:34:00Z">
            <m:r>
              <m:rPr/>
              <w:rPr>
                <w:rFonts w:ascii="Cambria Math" w:hAnsi="Cambria Math" w:cs="Times New Roman"/>
              </w:rPr>
              <m:t>=</m:t>
            </m:r>
          </w:ins>
          <m:rad>
            <m:radPr>
              <m:degHide m:val="1"/>
              <m:ctrlPr>
                <w:ins w:id="203" w:author="Ye Wang" w:date="2026-04-03T18:34:00Z">
                  <w:rPr>
                    <w:rFonts w:ascii="Cambria Math" w:hAnsi="Cambria Math" w:cs="Times New Roman"/>
                    <w:i/>
                    <w:iCs/>
                  </w:rPr>
                </w:ins>
              </m:ctrlPr>
            </m:radPr>
            <m:deg>
              <m:ctrlPr>
                <w:ins w:id="204" w:author="Ye Wang" w:date="2026-04-03T18:34:00Z">
                  <w:rPr>
                    <w:rFonts w:ascii="Cambria Math" w:hAnsi="Cambria Math" w:cs="Times New Roman"/>
                    <w:i/>
                    <w:iCs/>
                  </w:rPr>
                </w:ins>
              </m:ctrlPr>
            </m:deg>
            <m:e>
              <w:ins w:id="205" w:author="Ye Wang" w:date="2026-04-03T18:34:00Z">
                <m:r>
                  <m:rPr/>
                  <w:rPr>
                    <w:rFonts w:ascii="Cambria Math" w:hAnsi="Cambria Math" w:cs="Times New Roman"/>
                  </w:rPr>
                  <m:t>y</m:t>
                </m:r>
              </w:ins>
              <m:ctrlPr>
                <w:ins w:id="206" w:author="Ye Wang" w:date="2026-04-03T18:34:00Z">
                  <w:rPr>
                    <w:rFonts w:ascii="Cambria Math" w:hAnsi="Cambria Math" w:cs="Times New Roman"/>
                    <w:i/>
                    <w:iCs/>
                  </w:rPr>
                </w:ins>
              </m:ctrlPr>
            </m:e>
          </m:rad>
          <w:ins w:id="207" w:author="Ye Wang" w:date="2026-04-03T18:34:00Z">
            <m:r>
              <m:rPr/>
              <w:rPr>
                <w:rFonts w:ascii="Cambria Math" w:hAnsi="Cambria Math" w:cs="Times New Roman"/>
              </w:rPr>
              <m:t>×</m:t>
            </m:r>
          </w:ins>
          <m:sSup>
            <m:sSupPr>
              <m:ctrlPr>
                <w:ins w:id="208" w:author="Ye Wang" w:date="2026-04-03T18:34:00Z">
                  <w:rPr>
                    <w:rFonts w:ascii="Cambria Math" w:hAnsi="Cambria Math" w:cs="Times New Roman"/>
                    <w:i/>
                    <w:iCs/>
                  </w:rPr>
                </w:ins>
              </m:ctrlPr>
            </m:sSupPr>
            <m:e>
              <w:ins w:id="209" w:author="Ye Wang" w:date="2026-04-03T18:34:00Z">
                <m:r>
                  <m:rPr/>
                  <w:rPr>
                    <w:rFonts w:ascii="Cambria Math" w:hAnsi="Cambria Math" w:cs="Times New Roman"/>
                  </w:rPr>
                  <m:t>2</m:t>
                </m:r>
              </w:ins>
              <m:ctrlPr>
                <w:ins w:id="210" w:author="Ye Wang" w:date="2026-04-03T18:34:00Z">
                  <w:rPr>
                    <w:rFonts w:ascii="Cambria Math" w:hAnsi="Cambria Math" w:cs="Times New Roman"/>
                    <w:i/>
                    <w:iCs/>
                  </w:rPr>
                </w:ins>
              </m:ctrlPr>
            </m:e>
            <m:sup>
              <w:ins w:id="211" w:author="Ye Wang" w:date="2026-04-03T18:34:00Z">
                <m:r>
                  <m:rPr/>
                  <w:rPr>
                    <w:rFonts w:ascii="Cambria Math" w:hAnsi="Cambria Math" w:cs="Times New Roman"/>
                  </w:rPr>
                  <m:t>−i</m:t>
                </m:r>
              </w:ins>
              <m:ctrlPr>
                <w:ins w:id="212" w:author="Ye Wang" w:date="2026-04-03T18:34:00Z">
                  <w:rPr>
                    <w:rFonts w:ascii="Cambria Math" w:hAnsi="Cambria Math" w:cs="Times New Roman"/>
                    <w:i/>
                    <w:iCs/>
                  </w:rPr>
                </w:ins>
              </m:ctrlPr>
            </m:sup>
          </m:sSup>
          <w:ins w:id="213" w:author="Ye Wang" w:date="2026-04-03T18:34:00Z">
            <m:r>
              <m:rPr/>
              <w:rPr>
                <w:rFonts w:ascii="Cambria Math" w:hAnsi="Cambria Math" w:cs="Times New Roman"/>
              </w:rPr>
              <m:t>, y=</m:t>
            </m:r>
          </w:ins>
          <m:d>
            <m:dPr>
              <m:begChr m:val="|"/>
              <m:endChr m:val="|"/>
              <m:ctrlPr>
                <w:ins w:id="214" w:author="Ye Wang" w:date="2026-04-03T18:34:00Z">
                  <w:rPr>
                    <w:rFonts w:ascii="Cambria Math" w:hAnsi="Cambria Math" w:cs="Times New Roman"/>
                    <w:i/>
                    <w:iCs/>
                  </w:rPr>
                </w:ins>
              </m:ctrlPr>
            </m:dPr>
            <m:e>
              <m:sSub>
                <m:sSubPr>
                  <m:ctrlPr>
                    <w:ins w:id="215" w:author="Ye Wang" w:date="2026-04-03T18:34:00Z">
                      <w:rPr>
                        <w:rFonts w:ascii="Cambria Math" w:hAnsi="Cambria Math" w:cs="Times New Roman"/>
                        <w:i/>
                        <w:iCs/>
                      </w:rPr>
                    </w:ins>
                  </m:ctrlPr>
                </m:sSubPr>
                <m:e>
                  <w:ins w:id="216" w:author="Ye Wang" w:date="2026-04-03T18:34:00Z">
                    <m:r>
                      <m:rPr/>
                      <w:rPr>
                        <w:rFonts w:ascii="Cambria Math" w:hAnsi="Cambria Math" w:cs="Times New Roman"/>
                      </w:rPr>
                      <m:t>opi</m:t>
                    </m:r>
                  </w:ins>
                  <m:ctrlPr>
                    <w:ins w:id="217" w:author="Ye Wang" w:date="2026-04-03T18:34:00Z">
                      <w:rPr>
                        <w:rFonts w:ascii="Cambria Math" w:hAnsi="Cambria Math" w:cs="Times New Roman"/>
                        <w:i/>
                        <w:iCs/>
                      </w:rPr>
                    </w:ins>
                  </m:ctrlPr>
                </m:e>
                <m:sub>
                  <w:ins w:id="218" w:author="Ye Wang" w:date="2026-04-03T18:34:00Z">
                    <m:r>
                      <m:rPr/>
                      <w:rPr>
                        <w:rFonts w:ascii="Cambria Math" w:hAnsi="Cambria Math" w:cs="Times New Roman"/>
                      </w:rPr>
                      <m:t>new</m:t>
                    </m:r>
                  </w:ins>
                  <m:ctrlPr>
                    <w:ins w:id="219" w:author="Ye Wang" w:date="2026-04-03T18:34:00Z">
                      <w:rPr>
                        <w:rFonts w:ascii="Cambria Math" w:hAnsi="Cambria Math" w:cs="Times New Roman"/>
                        <w:i/>
                        <w:iCs/>
                      </w:rPr>
                    </w:ins>
                  </m:ctrlPr>
                </m:sub>
              </m:sSub>
              <w:ins w:id="220" w:author="Ye Wang" w:date="2026-04-03T18:34:00Z">
                <m:r>
                  <m:rPr/>
                  <w:rPr>
                    <w:rFonts w:ascii="Cambria Math" w:hAnsi="Cambria Math" w:cs="Times New Roman"/>
                  </w:rPr>
                  <m:t>−</m:t>
                </m:r>
              </w:ins>
              <m:sSub>
                <m:sSubPr>
                  <m:ctrlPr>
                    <w:ins w:id="221" w:author="Ye Wang" w:date="2026-04-03T18:35:00Z">
                      <w:rPr>
                        <w:rFonts w:ascii="Cambria Math" w:hAnsi="Cambria Math" w:cs="Times New Roman"/>
                        <w:i/>
                        <w:iCs/>
                      </w:rPr>
                    </w:ins>
                  </m:ctrlPr>
                </m:sSubPr>
                <m:e>
                  <w:ins w:id="222" w:author="Ye Wang" w:date="2026-04-03T18:35:00Z">
                    <m:r>
                      <m:rPr/>
                      <w:rPr>
                        <w:rFonts w:ascii="Cambria Math" w:hAnsi="Cambria Math" w:cs="Times New Roman"/>
                      </w:rPr>
                      <m:t>opi</m:t>
                    </m:r>
                  </w:ins>
                  <m:ctrlPr>
                    <w:ins w:id="223" w:author="Ye Wang" w:date="2026-04-03T18:35:00Z">
                      <w:rPr>
                        <w:rFonts w:ascii="Cambria Math" w:hAnsi="Cambria Math" w:cs="Times New Roman"/>
                        <w:i/>
                        <w:iCs/>
                      </w:rPr>
                    </w:ins>
                  </m:ctrlPr>
                </m:e>
                <m:sub>
                  <w:ins w:id="224" w:author="Ye Wang" w:date="2026-04-03T18:35:00Z">
                    <m:r>
                      <m:rPr/>
                      <w:rPr>
                        <w:rFonts w:ascii="Cambria Math" w:hAnsi="Cambria Math" w:cs="Times New Roman"/>
                      </w:rPr>
                      <m:t>old</m:t>
                    </m:r>
                  </w:ins>
                  <m:ctrlPr>
                    <w:ins w:id="225" w:author="Ye Wang" w:date="2026-04-03T18:35:00Z">
                      <w:rPr>
                        <w:rFonts w:ascii="Cambria Math" w:hAnsi="Cambria Math" w:cs="Times New Roman"/>
                        <w:i/>
                        <w:iCs/>
                      </w:rPr>
                    </w:ins>
                  </m:ctrlPr>
                </m:sub>
              </m:sSub>
              <m:ctrlPr>
                <w:ins w:id="226" w:author="Ye Wang" w:date="2026-04-03T18:34:00Z">
                  <w:rPr>
                    <w:rFonts w:ascii="Cambria Math" w:hAnsi="Cambria Math" w:cs="Times New Roman"/>
                    <w:i/>
                    <w:iCs/>
                  </w:rPr>
                </w:ins>
              </m:ctrlPr>
            </m:e>
          </m:d>
          <w:ins w:id="227" w:author="Ye Wang" w:date="2026-04-03T18:35:00Z">
            <m:r>
              <m:rPr/>
              <w:rPr>
                <w:rFonts w:ascii="Cambria Math" w:hAnsi="Cambria Math" w:cs="Times New Roman"/>
              </w:rPr>
              <m:t>,i∈</m:t>
            </m:r>
          </w:ins>
          <m:d>
            <m:dPr>
              <m:begChr m:val="["/>
              <m:endChr m:val="]"/>
              <m:ctrlPr>
                <w:ins w:id="228" w:author="Ye Wang" w:date="2026-04-03T18:35:00Z">
                  <w:rPr>
                    <w:rFonts w:ascii="Cambria Math" w:hAnsi="Cambria Math" w:cs="Times New Roman"/>
                    <w:i/>
                    <w:iCs/>
                  </w:rPr>
                </w:ins>
              </m:ctrlPr>
            </m:dPr>
            <m:e>
              <w:ins w:id="229" w:author="Ye Wang" w:date="2026-04-03T18:35:00Z">
                <m:r>
                  <m:rPr/>
                  <w:rPr>
                    <w:rFonts w:ascii="Cambria Math" w:hAnsi="Cambria Math" w:cs="Times New Roman"/>
                  </w:rPr>
                  <m:t>1,10</m:t>
                </m:r>
              </w:ins>
              <m:ctrlPr>
                <w:ins w:id="230" w:author="Ye Wang" w:date="2026-04-03T18:35:00Z">
                  <w:rPr>
                    <w:rFonts w:ascii="Cambria Math" w:hAnsi="Cambria Math" w:cs="Times New Roman"/>
                    <w:i/>
                    <w:iCs/>
                  </w:rPr>
                </w:ins>
              </m:ctrlPr>
            </m:e>
          </m:d>
        </m:oMath>
      </m:oMathPara>
    </w:p>
    <w:p w14:paraId="3AB130C0">
      <w:pPr>
        <w:rPr>
          <w:rFonts w:ascii="Times New Roman" w:hAnsi="Times New Roman" w:cs="Times New Roman"/>
          <w:rPrChange w:id="231" w:author="Ye Wang" w:date="2026-04-03T18:36:00Z">
            <w:rPr>
              <w:rFonts w:hAnsi="Cambria Math" w:cs="Times New Roman"/>
            </w:rPr>
          </w:rPrChange>
        </w:rPr>
      </w:pPr>
      <w:r>
        <w:rPr>
          <w:rFonts w:hint="default" w:ascii="Times New Roman" w:hAnsi="Times New Roman" w:cs="Times New Roman"/>
          <w:rPrChange w:id="232" w:author="Ye Wang" w:date="2026-04-03T18:36:00Z">
            <w:rPr>
              <w:rFonts w:hint="eastAsia" w:hAnsi="Cambria Math" w:cs="Times New Roman"/>
            </w:rPr>
          </w:rPrChange>
        </w:rPr>
        <w:t>其中，</w:t>
      </w:r>
      <m:oMath>
        <w:del w:id="233" w:author="Ye Wang" w:date="2026-04-03T18:36:00Z">
          <m:r>
            <m:rPr>
              <m:nor/>
            </m:rPr>
            <w:rPr>
              <w:rFonts w:ascii="Times New Roman" w:hAnsi="Times New Roman" w:cs="Times New Roman"/>
              <w:i/>
            </w:rPr>
            <m:t>influence</m:t>
          </m:r>
        </w:del>
      </m:oMath>
      <w:del w:id="234" w:author="Ye Wang" w:date="2026-04-03T18:36:00Z">
        <w:r>
          <w:rPr>
            <w:rFonts w:hint="default" w:ascii="Times New Roman" w:hAnsi="Times New Roman" w:cs="Times New Roman"/>
            <w:rPrChange w:id="235" w:author="Ye Wang" w:date="2026-04-03T18:36:00Z">
              <w:rPr>
                <w:rFonts w:hint="eastAsia" w:hAnsi="Times New Roman" w:cs="Times New Roman"/>
              </w:rPr>
            </w:rPrChange>
          </w:rPr>
          <w:delText>是</w:delText>
        </w:r>
      </w:del>
      <w:ins w:id="236" w:author="Ye Wang" w:date="2026-04-03T18:36:00Z">
        <w:r>
          <w:rPr>
            <w:rFonts w:hint="default" w:ascii="Times New Roman" w:hAnsi="Times New Roman" w:cs="Times New Roman"/>
            <w:rPrChange w:id="237" w:author="Ye Wang" w:date="2026-04-03T18:36:00Z">
              <w:rPr>
                <w:rFonts w:hint="eastAsia" w:hAnsi="Times New Roman" w:cs="Times New Roman"/>
              </w:rPr>
            </w:rPrChange>
          </w:rPr>
          <w:t>influence</w:t>
        </w:r>
      </w:ins>
      <w:r>
        <w:rPr>
          <w:rFonts w:hint="default" w:ascii="Times New Roman" w:hAnsi="Times New Roman" w:cs="Times New Roman"/>
          <w:rPrChange w:id="238" w:author="Ye Wang" w:date="2026-04-03T18:36:00Z">
            <w:rPr>
              <w:rFonts w:hint="eastAsia" w:hAnsi="Times New Roman" w:cs="Times New Roman"/>
            </w:rPr>
          </w:rPrChange>
        </w:rPr>
        <w:t>发生一次观点变化事件时，产生的总影响力值，</w:t>
      </w:r>
      <w:del w:id="239" w:author="Ye Wang" w:date="2026-04-03T18:35:00Z">
        <w:r>
          <w:rPr>
            <w:rFonts w:hint="default" w:ascii="Times New Roman" w:hAnsi="Times New Roman" w:cs="Times New Roman"/>
            <w:rPrChange w:id="240" w:author="Ye Wang" w:date="2026-04-03T18:36:00Z">
              <w:rPr>
                <w:rFonts w:hint="eastAsia" w:hAnsi="Times New Roman" w:cs="Times New Roman"/>
              </w:rPr>
            </w:rPrChange>
          </w:rPr>
          <w:delText>iter</w:delText>
        </w:r>
      </w:del>
      <w:ins w:id="241" w:author="Ye Wang" w:date="2026-04-03T18:35:00Z">
        <w:r>
          <w:rPr>
            <w:rFonts w:hint="default" w:ascii="Times New Roman" w:hAnsi="Times New Roman" w:cs="Times New Roman"/>
            <w:rPrChange w:id="242" w:author="Ye Wang" w:date="2026-04-03T18:36:00Z">
              <w:rPr>
                <w:rFonts w:hint="eastAsia" w:hAnsi="Times New Roman" w:cs="Times New Roman"/>
              </w:rPr>
            </w:rPrChange>
          </w:rPr>
          <w:t>i</w:t>
        </w:r>
      </w:ins>
      <w:r>
        <w:rPr>
          <w:rFonts w:hint="default" w:ascii="Times New Roman" w:hAnsi="Times New Roman" w:cs="Times New Roman"/>
          <w:rPrChange w:id="243" w:author="Ye Wang" w:date="2026-04-03T18:36:00Z">
            <w:rPr>
              <w:rFonts w:hint="eastAsia" w:hAnsi="Times New Roman" w:cs="Times New Roman"/>
            </w:rPr>
          </w:rPrChange>
        </w:rPr>
        <w:t>是辩论</w:t>
      </w:r>
      <w:ins w:id="244" w:author="Ye Wang" w:date="2026-04-03T18:36:00Z">
        <w:r>
          <w:rPr>
            <w:rFonts w:hint="eastAsia" w:ascii="Times New Roman" w:hAnsi="Times New Roman" w:cs="Times New Roman"/>
          </w:rPr>
          <w:t>的</w:t>
        </w:r>
      </w:ins>
      <w:r>
        <w:rPr>
          <w:rFonts w:hint="default" w:ascii="Times New Roman" w:hAnsi="Times New Roman" w:cs="Times New Roman"/>
          <w:rPrChange w:id="245" w:author="Ye Wang" w:date="2026-04-03T18:36:00Z">
            <w:rPr>
              <w:rFonts w:hint="eastAsia" w:hAnsi="Times New Roman" w:cs="Times New Roman"/>
            </w:rPr>
          </w:rPrChange>
        </w:rPr>
        <w:t>轮数</w:t>
      </w:r>
      <w:ins w:id="246" w:author="Ye Wang" w:date="2026-04-03T18:36:00Z">
        <w:r>
          <w:rPr>
            <w:rFonts w:hint="default" w:ascii="Times New Roman" w:hAnsi="Times New Roman" w:cs="Times New Roman"/>
            <w:rPrChange w:id="247" w:author="Ye Wang" w:date="2026-04-03T18:36:00Z">
              <w:rPr>
                <w:rFonts w:hint="eastAsia" w:hAnsi="Times New Roman" w:cs="Times New Roman"/>
              </w:rPr>
            </w:rPrChange>
          </w:rPr>
          <w:t>，</w:t>
        </w:r>
      </w:ins>
      <m:oMath>
        <w:ins w:id="248" w:author="Ye Wang" w:date="2026-04-03T18:36:00Z">
          <m:r>
            <m:rPr/>
            <w:rPr>
              <w:rFonts w:ascii="Cambria Math" w:hAnsi="Cambria Math" w:cs="Times New Roman"/>
            </w:rPr>
            <m:t>y=</m:t>
          </m:r>
        </w:ins>
        <m:d>
          <m:dPr>
            <m:begChr m:val="|"/>
            <m:endChr m:val="|"/>
            <m:ctrlPr>
              <w:ins w:id="249" w:author="Ye Wang" w:date="2026-04-03T18:36:00Z">
                <w:rPr>
                  <w:rFonts w:ascii="Cambria Math" w:hAnsi="Cambria Math" w:cs="Times New Roman"/>
                  <w:i/>
                  <w:iCs/>
                </w:rPr>
              </w:ins>
            </m:ctrlPr>
          </m:dPr>
          <m:e>
            <m:sSub>
              <m:sSubPr>
                <m:ctrlPr>
                  <w:ins w:id="250" w:author="Ye Wang" w:date="2026-04-03T18:36:00Z">
                    <w:rPr>
                      <w:rFonts w:ascii="Cambria Math" w:hAnsi="Cambria Math" w:cs="Times New Roman"/>
                      <w:i/>
                      <w:iCs/>
                    </w:rPr>
                  </w:ins>
                </m:ctrlPr>
              </m:sSubPr>
              <m:e>
                <w:ins w:id="251" w:author="Ye Wang" w:date="2026-04-03T18:36:00Z">
                  <m:r>
                    <m:rPr/>
                    <w:rPr>
                      <w:rFonts w:ascii="Cambria Math" w:hAnsi="Cambria Math" w:cs="Times New Roman"/>
                    </w:rPr>
                    <m:t>opi</m:t>
                  </m:r>
                </w:ins>
                <m:ctrlPr>
                  <w:ins w:id="252" w:author="Ye Wang" w:date="2026-04-03T18:36:00Z">
                    <w:rPr>
                      <w:rFonts w:ascii="Cambria Math" w:hAnsi="Cambria Math" w:cs="Times New Roman"/>
                      <w:i/>
                      <w:iCs/>
                    </w:rPr>
                  </w:ins>
                </m:ctrlPr>
              </m:e>
              <m:sub>
                <w:ins w:id="253" w:author="Ye Wang" w:date="2026-04-03T18:36:00Z">
                  <m:r>
                    <m:rPr/>
                    <w:rPr>
                      <w:rFonts w:ascii="Cambria Math" w:hAnsi="Cambria Math" w:cs="Times New Roman"/>
                    </w:rPr>
                    <m:t>new</m:t>
                  </m:r>
                </w:ins>
                <m:ctrlPr>
                  <w:ins w:id="254" w:author="Ye Wang" w:date="2026-04-03T18:36:00Z">
                    <w:rPr>
                      <w:rFonts w:ascii="Cambria Math" w:hAnsi="Cambria Math" w:cs="Times New Roman"/>
                      <w:i/>
                      <w:iCs/>
                    </w:rPr>
                  </w:ins>
                </m:ctrlPr>
              </m:sub>
            </m:sSub>
            <w:ins w:id="255" w:author="Ye Wang" w:date="2026-04-03T18:36:00Z">
              <m:r>
                <m:rPr/>
                <w:rPr>
                  <w:rFonts w:ascii="Cambria Math" w:hAnsi="Cambria Math" w:cs="Times New Roman"/>
                </w:rPr>
                <m:t>−</m:t>
              </m:r>
            </w:ins>
            <m:sSub>
              <m:sSubPr>
                <m:ctrlPr>
                  <w:ins w:id="256" w:author="Ye Wang" w:date="2026-04-03T18:36:00Z">
                    <w:rPr>
                      <w:rFonts w:ascii="Cambria Math" w:hAnsi="Cambria Math" w:cs="Times New Roman"/>
                      <w:i/>
                      <w:iCs/>
                    </w:rPr>
                  </w:ins>
                </m:ctrlPr>
              </m:sSubPr>
              <m:e>
                <w:ins w:id="257" w:author="Ye Wang" w:date="2026-04-03T18:36:00Z">
                  <m:r>
                    <m:rPr/>
                    <w:rPr>
                      <w:rFonts w:ascii="Cambria Math" w:hAnsi="Cambria Math" w:cs="Times New Roman"/>
                    </w:rPr>
                    <m:t>opi</m:t>
                  </m:r>
                </w:ins>
                <m:ctrlPr>
                  <w:ins w:id="258" w:author="Ye Wang" w:date="2026-04-03T18:36:00Z">
                    <w:rPr>
                      <w:rFonts w:ascii="Cambria Math" w:hAnsi="Cambria Math" w:cs="Times New Roman"/>
                      <w:i/>
                      <w:iCs/>
                    </w:rPr>
                  </w:ins>
                </m:ctrlPr>
              </m:e>
              <m:sub>
                <w:ins w:id="259" w:author="Ye Wang" w:date="2026-04-03T18:36:00Z">
                  <m:r>
                    <m:rPr/>
                    <w:rPr>
                      <w:rFonts w:ascii="Cambria Math" w:hAnsi="Cambria Math" w:cs="Times New Roman"/>
                    </w:rPr>
                    <m:t>old</m:t>
                  </m:r>
                </w:ins>
                <m:ctrlPr>
                  <w:ins w:id="260" w:author="Ye Wang" w:date="2026-04-03T18:36:00Z">
                    <w:rPr>
                      <w:rFonts w:ascii="Cambria Math" w:hAnsi="Cambria Math" w:cs="Times New Roman"/>
                      <w:i/>
                      <w:iCs/>
                    </w:rPr>
                  </w:ins>
                </m:ctrlPr>
              </m:sub>
            </m:sSub>
            <m:ctrlPr>
              <w:ins w:id="261" w:author="Ye Wang" w:date="2026-04-03T18:36:00Z">
                <w:rPr>
                  <w:rFonts w:ascii="Cambria Math" w:hAnsi="Cambria Math" w:cs="Times New Roman"/>
                  <w:i/>
                  <w:iCs/>
                </w:rPr>
              </w:ins>
            </m:ctrlPr>
          </m:e>
        </m:d>
      </m:oMath>
      <w:del w:id="262" w:author="Ye Wang" w:date="2026-04-03T18:36:00Z">
        <w:r>
          <w:rPr>
            <w:rFonts w:hint="default" w:ascii="Times New Roman" w:hAnsi="Times New Roman" w:cs="Times New Roman"/>
            <w:rPrChange w:id="263" w:author="Ye Wang" w:date="2026-04-03T18:36:00Z">
              <w:rPr>
                <w:rFonts w:hint="eastAsia" w:hAnsi="Times New Roman" w:cs="Times New Roman"/>
              </w:rPr>
            </w:rPrChange>
          </w:rPr>
          <w:delText>，</w:delText>
        </w:r>
      </w:del>
      <m:oMath>
        <w:del w:id="264" w:author="Ye Wang" w:date="2026-04-03T18:36:00Z">
          <m:r>
            <m:rPr>
              <m:nor/>
            </m:rPr>
            <w:rPr>
              <w:rFonts w:ascii="Times New Roman" w:hAnsi="Times New Roman" w:cs="Times New Roman"/>
              <w:i/>
            </w:rPr>
            <m:t>y</m:t>
          </m:r>
        </w:del>
        <w:del w:id="265" w:author="Ye Wang" w:date="2026-04-03T18:36:00Z">
          <m:r>
            <m:rPr>
              <m:nor/>
              <m:sty m:val="p"/>
            </m:rPr>
            <w:rPr>
              <w:rFonts w:ascii="Times New Roman" w:hAnsi="Times New Roman" w:cs="Times New Roman"/>
            </w:rPr>
            <m:t>=</m:t>
          </m:r>
        </w:del>
        <m:d>
          <m:dPr>
            <m:begChr m:val="|"/>
            <m:endChr m:val="|"/>
            <m:ctrlPr>
              <w:del w:id="266" w:author="Ye Wang" w:date="2026-04-03T18:36:00Z">
                <w:rPr>
                  <w:rFonts w:ascii="Cambria Math" w:hAnsi="Cambria Math" w:cs="Times New Roman"/>
                  <w:i/>
                </w:rPr>
              </w:del>
            </m:ctrlPr>
          </m:dPr>
          <m:e>
            <w:del w:id="267" w:author="Ye Wang" w:date="2026-04-03T18:36:00Z">
              <m:r>
                <m:rPr>
                  <m:nor/>
                </m:rPr>
                <w:rPr>
                  <w:rFonts w:ascii="Times New Roman" w:hAnsi="Times New Roman" w:cs="Times New Roman"/>
                  <w:i/>
                </w:rPr>
                <m:t>opi</m:t>
              </m:r>
            </w:del>
            <w:del w:id="268" w:author="Ye Wang" w:date="2026-04-03T18:36:00Z">
              <m:r>
                <m:rPr>
                  <m:nor/>
                  <m:sty m:val="p"/>
                </m:rPr>
                <w:rPr>
                  <w:rFonts w:ascii="Times New Roman" w:hAnsi="Times New Roman" w:cs="Times New Roman"/>
                </w:rPr>
                <m:t>_</m:t>
              </m:r>
            </w:del>
            <w:del w:id="269" w:author="Ye Wang" w:date="2026-04-03T18:36:00Z">
              <m:r>
                <m:rPr>
                  <m:nor/>
                </m:rPr>
                <w:rPr>
                  <w:rFonts w:ascii="Times New Roman" w:hAnsi="Times New Roman" w:cs="Times New Roman"/>
                  <w:i/>
                </w:rPr>
                <m:t>new</m:t>
              </m:r>
            </w:del>
            <w:del w:id="270" w:author="Ye Wang" w:date="2026-04-03T18:36:00Z">
              <m:r>
                <m:rPr>
                  <m:nor/>
                  <m:sty m:val="p"/>
                </m:rPr>
                <w:rPr>
                  <w:rFonts w:ascii="Times New Roman" w:hAnsi="Times New Roman" w:cs="Times New Roman"/>
                </w:rPr>
                <m:t>-</m:t>
              </m:r>
            </w:del>
            <w:del w:id="271" w:author="Ye Wang" w:date="2026-04-03T18:36:00Z">
              <m:r>
                <m:rPr>
                  <m:nor/>
                </m:rPr>
                <w:rPr>
                  <w:rFonts w:ascii="Times New Roman" w:hAnsi="Times New Roman" w:cs="Times New Roman"/>
                  <w:i/>
                </w:rPr>
                <m:t>opi</m:t>
              </m:r>
            </w:del>
            <w:del w:id="272" w:author="Ye Wang" w:date="2026-04-03T18:36:00Z">
              <m:r>
                <m:rPr>
                  <m:nor/>
                  <m:sty m:val="p"/>
                </m:rPr>
                <w:rPr>
                  <w:rFonts w:ascii="Times New Roman" w:hAnsi="Times New Roman" w:cs="Times New Roman"/>
                </w:rPr>
                <m:t>_</m:t>
              </m:r>
            </w:del>
            <w:del w:id="273" w:author="Ye Wang" w:date="2026-04-03T18:36:00Z">
              <m:r>
                <m:rPr>
                  <m:nor/>
                </m:rPr>
                <w:rPr>
                  <w:rFonts w:ascii="Times New Roman" w:hAnsi="Times New Roman" w:cs="Times New Roman"/>
                  <w:i/>
                </w:rPr>
                <m:t>old</m:t>
              </m:r>
            </w:del>
            <m:ctrlPr>
              <w:del w:id="274" w:author="Ye Wang" w:date="2026-04-03T18:36:00Z">
                <w:rPr>
                  <w:rFonts w:ascii="Cambria Math" w:hAnsi="Cambria Math" w:cs="Times New Roman"/>
                  <w:i/>
                </w:rPr>
              </w:del>
            </m:ctrlPr>
          </m:e>
        </m:d>
      </m:oMath>
      <w:r>
        <w:rPr>
          <w:rFonts w:hint="default" w:ascii="Times New Roman" w:hAnsi="Times New Roman" w:cs="Times New Roman"/>
          <w:rPrChange w:id="275" w:author="Ye Wang" w:date="2026-04-03T18:36:00Z">
            <w:rPr>
              <w:rFonts w:hint="eastAsia" w:hAnsi="Cambria Math" w:cs="Times New Roman"/>
            </w:rPr>
          </w:rPrChange>
        </w:rPr>
        <w:t>表示观点改变的差值。</w:t>
      </w:r>
    </w:p>
    <w:p w14:paraId="3AA7FF08">
      <w:pPr>
        <w:rPr>
          <w:rFonts w:ascii="Times New Roman" w:hAnsi="Times New Roman" w:cs="Times New Roman"/>
          <w:rPrChange w:id="276" w:author="Ye Wang" w:date="2026-04-03T18:36:00Z">
            <w:rPr>
              <w:rFonts w:hAnsi="Cambria Math" w:cs="Times New Roman"/>
            </w:rPr>
          </w:rPrChange>
        </w:rPr>
      </w:pPr>
    </w:p>
    <w:p w14:paraId="59EFA21B">
      <w:pPr>
        <w:rPr>
          <w:rFonts w:ascii="Times New Roman" w:hAnsi="Times New Roman" w:cs="Times New Roman"/>
          <w:rPrChange w:id="277" w:author="Ye Wang" w:date="2026-04-03T18:36:00Z">
            <w:rPr>
              <w:rFonts w:hAnsi="Cambria Math" w:cs="Times New Roman"/>
            </w:rPr>
          </w:rPrChange>
        </w:rPr>
      </w:pPr>
    </w:p>
    <w:p w14:paraId="592ADB98">
      <w:pPr>
        <w:rPr>
          <w:rFonts w:ascii="Times New Roman" w:hAnsi="Times New Roman" w:cs="Times New Roman"/>
          <w:b/>
          <w:bCs/>
        </w:rPr>
      </w:pPr>
      <w:r>
        <w:rPr>
          <w:rFonts w:hint="default" w:ascii="Times New Roman" w:hAnsi="Times New Roman" w:cs="Times New Roman"/>
          <w:b/>
          <w:bCs/>
          <w:rPrChange w:id="278" w:author="Ye Wang" w:date="2026-04-03T18:36:00Z">
            <w:rPr>
              <w:rFonts w:hint="eastAsia" w:ascii="Times New Roman" w:hAnsi="Times New Roman" w:cs="Times New Roman"/>
              <w:b/>
              <w:bCs/>
            </w:rPr>
          </w:rPrChange>
        </w:rPr>
        <w:t>影响力函数性质</w:t>
      </w:r>
    </w:p>
    <w:p w14:paraId="5C3744BD">
      <w:pPr>
        <w:rPr>
          <w:rFonts w:ascii="Times New Roman" w:hAnsi="Times New Roman" w:cs="Times New Roman"/>
          <w:rPrChange w:id="279" w:author="Ye Wang" w:date="2026-04-03T18:36:00Z">
            <w:rPr>
              <w:rFonts w:hAnsi="Times New Roman" w:cs="Times New Roman"/>
            </w:rPr>
          </w:rPrChange>
        </w:rPr>
      </w:pPr>
      <w:r>
        <w:rPr>
          <w:rFonts w:hint="default" w:ascii="Times New Roman" w:hAnsi="Times New Roman" w:cs="Times New Roman"/>
          <w:rPrChange w:id="280" w:author="Ye Wang" w:date="2026-04-03T18:36:00Z">
            <w:rPr>
              <w:rFonts w:hint="eastAsia" w:hAnsi="Cambria Math" w:cs="Times New Roman"/>
            </w:rPr>
          </w:rPrChange>
        </w:rPr>
        <w:t xml:space="preserve">I) </w:t>
      </w:r>
      <m:oMath>
        <m:f>
          <m:fPr>
            <m:ctrlPr>
              <w:rPr>
                <w:rFonts w:ascii="Cambria Math" w:hAnsi="Cambria Math" w:cs="Times New Roman"/>
                <w:i/>
              </w:rPr>
            </m:ctrlPr>
          </m:fPr>
          <m:num>
            <m:r>
              <m:rPr>
                <m:nor/>
                <m:sty m:val="p"/>
              </m:rPr>
              <w:rPr>
                <w:rFonts w:ascii="Times New Roman" w:hAnsi="Times New Roman" w:cs="Times New Roman"/>
              </w:rPr>
              <m:t>∂</m:t>
            </m:r>
            <m:r>
              <m:rPr>
                <m:nor/>
              </m:rPr>
              <w:rPr>
                <w:rFonts w:ascii="Times New Roman" w:hAnsi="Times New Roman" w:cs="Times New Roman"/>
                <w:i/>
              </w:rPr>
              <m:t>f</m:t>
            </m:r>
            <m:ctrlPr>
              <w:rPr>
                <w:rFonts w:ascii="Cambria Math" w:hAnsi="Cambria Math" w:cs="Times New Roman"/>
                <w:i/>
              </w:rPr>
            </m:ctrlPr>
          </m:num>
          <m:den>
            <m:r>
              <m:rPr>
                <m:nor/>
                <m:sty m:val="p"/>
              </m:rPr>
              <w:rPr>
                <w:rFonts w:ascii="Times New Roman" w:hAnsi="Times New Roman" w:cs="Times New Roman"/>
              </w:rPr>
              <m:t>∂</m:t>
            </m:r>
            <m:r>
              <m:rPr>
                <m:nor/>
              </m:rPr>
              <w:rPr>
                <w:rFonts w:ascii="Times New Roman" w:hAnsi="Times New Roman" w:cs="Times New Roman"/>
                <w:i/>
              </w:rPr>
              <m:t>iter</m:t>
            </m:r>
            <m:ctrlPr>
              <w:rPr>
                <w:rFonts w:ascii="Cambria Math" w:hAnsi="Cambria Math" w:cs="Times New Roman"/>
                <w:i/>
              </w:rPr>
            </m:ctrlPr>
          </m:den>
        </m:f>
        <m:r>
          <m:rPr>
            <m:nor/>
            <m:sty m:val="p"/>
          </m:rPr>
          <w:rPr>
            <w:rFonts w:ascii="Times New Roman" w:hAnsi="Times New Roman" w:cs="Times New Roman"/>
          </w:rPr>
          <m:t>&lt; 0,</m:t>
        </m:r>
        <m:f>
          <m:fPr>
            <m:ctrlPr>
              <w:rPr>
                <w:rFonts w:ascii="Cambria Math" w:hAnsi="Cambria Math" w:cs="Times New Roman"/>
                <w:i/>
              </w:rPr>
            </m:ctrlPr>
          </m:fPr>
          <m:num>
            <m:sSup>
              <m:sSupPr>
                <m:ctrlPr>
                  <w:rPr>
                    <w:rFonts w:ascii="Cambria Math" w:hAnsi="Cambria Math" w:cs="Times New Roman"/>
                    <w:i/>
                  </w:rPr>
                </m:ctrlPr>
              </m:sSupPr>
              <m:e>
                <m:r>
                  <m:rPr>
                    <m:nor/>
                    <m:sty m:val="p"/>
                  </m:rPr>
                  <w:rPr>
                    <w:rFonts w:ascii="Times New Roman" w:hAnsi="Times New Roman" w:cs="Times New Roman"/>
                  </w:rPr>
                  <m:t>∂</m:t>
                </m:r>
                <m:ctrlPr>
                  <w:rPr>
                    <w:rFonts w:ascii="Cambria Math" w:hAnsi="Cambria Math" w:cs="Times New Roman"/>
                    <w:i/>
                  </w:rPr>
                </m:ctrlPr>
              </m:e>
              <m:sup>
                <m:r>
                  <m:rPr>
                    <m:nor/>
                    <m:sty m:val="p"/>
                  </m:rPr>
                  <w:rPr>
                    <w:rFonts w:ascii="Times New Roman" w:hAnsi="Times New Roman" w:cs="Times New Roman"/>
                  </w:rPr>
                  <m:t>2</m:t>
                </m:r>
                <m:ctrlPr>
                  <w:rPr>
                    <w:rFonts w:ascii="Cambria Math" w:hAnsi="Cambria Math" w:cs="Times New Roman"/>
                    <w:i/>
                  </w:rPr>
                </m:ctrlPr>
              </m:sup>
            </m:sSup>
            <m:r>
              <m:rPr>
                <m:nor/>
              </m:rPr>
              <w:rPr>
                <w:rFonts w:hint="default" w:ascii="Times New Roman" w:hAnsi="Times New Roman" w:cs="Times New Roman"/>
                <w:i/>
                <w:rPrChange w:id="281" w:author="Ye Wang" w:date="2026-04-03T18:36:00Z">
                  <w:rPr>
                    <w:rFonts w:hint="eastAsia" w:ascii="Times New Roman" w:hAnsi="Times New Roman" w:cs="Times New Roman"/>
                    <w:i/>
                  </w:rPr>
                </w:rPrChange>
              </w:rPr>
              <m:t>f</m:t>
            </m:r>
            <m:ctrlPr>
              <w:rPr>
                <w:rFonts w:ascii="Cambria Math" w:hAnsi="Cambria Math" w:cs="Times New Roman"/>
                <w:i/>
              </w:rPr>
            </m:ctrlPr>
          </m:num>
          <m:den>
            <m:r>
              <m:rPr>
                <m:nor/>
                <m:sty m:val="p"/>
              </m:rPr>
              <w:rPr>
                <w:rFonts w:ascii="Times New Roman" w:hAnsi="Times New Roman" w:cs="Times New Roman"/>
              </w:rPr>
              <m:t>∂</m:t>
            </m:r>
            <m:sSup>
              <m:sSupPr>
                <m:ctrlPr>
                  <w:rPr>
                    <w:rFonts w:ascii="Cambria Math" w:hAnsi="Cambria Math" w:cs="Times New Roman"/>
                    <w:i/>
                  </w:rPr>
                </m:ctrlPr>
              </m:sSupPr>
              <m:e>
                <m:r>
                  <m:rPr>
                    <m:nor/>
                  </m:rPr>
                  <w:rPr>
                    <w:rFonts w:ascii="Times New Roman" w:hAnsi="Times New Roman" w:cs="Times New Roman"/>
                    <w:i/>
                  </w:rPr>
                  <m:t>iter</m:t>
                </m:r>
                <m:ctrlPr>
                  <w:rPr>
                    <w:rFonts w:ascii="Cambria Math" w:hAnsi="Cambria Math" w:cs="Times New Roman"/>
                    <w:i/>
                  </w:rPr>
                </m:ctrlPr>
              </m:e>
              <m:sup>
                <m:r>
                  <m:rPr>
                    <m:nor/>
                    <m:sty m:val="p"/>
                  </m:rPr>
                  <w:rPr>
                    <w:rFonts w:ascii="Times New Roman" w:hAnsi="Times New Roman" w:cs="Times New Roman"/>
                  </w:rPr>
                  <m:t>2</m:t>
                </m:r>
                <m:ctrlPr>
                  <w:rPr>
                    <w:rFonts w:ascii="Cambria Math" w:hAnsi="Cambria Math" w:cs="Times New Roman"/>
                    <w:i/>
                  </w:rPr>
                </m:ctrlPr>
              </m:sup>
            </m:sSup>
            <m:ctrlPr>
              <w:rPr>
                <w:rFonts w:ascii="Cambria Math" w:hAnsi="Cambria Math" w:cs="Times New Roman"/>
                <w:i/>
              </w:rPr>
            </m:ctrlPr>
          </m:den>
        </m:f>
        <m:r>
          <m:rPr>
            <m:nor/>
            <m:sty m:val="p"/>
          </m:rPr>
          <w:rPr>
            <w:rFonts w:ascii="Times New Roman" w:hAnsi="Times New Roman" w:cs="Times New Roman"/>
          </w:rPr>
          <m:t>&gt; 0</m:t>
        </m:r>
      </m:oMath>
      <w:r>
        <w:rPr>
          <w:rFonts w:hint="default" w:ascii="Times New Roman" w:hAnsi="Times New Roman" w:cs="Times New Roman"/>
          <w:rPrChange w:id="282" w:author="Ye Wang" w:date="2026-04-03T18:36:00Z">
            <w:rPr>
              <w:rFonts w:hint="eastAsia" w:hAnsi="Times New Roman" w:cs="Times New Roman"/>
            </w:rPr>
          </w:rPrChange>
        </w:rPr>
        <w:t>，因此随着辩论轮数的增加，即使观点改变的差值相同，影响力也会变弱，这是因为第</w:t>
      </w:r>
      <w:r>
        <w:rPr>
          <w:rFonts w:hint="default" w:ascii="Times New Roman" w:hAnsi="Times New Roman" w:cs="Times New Roman"/>
          <w:rPrChange w:id="283" w:author="Ye Wang" w:date="2026-04-03T18:36:00Z">
            <w:rPr>
              <w:rFonts w:hint="eastAsia" w:hAnsi="Times New Roman" w:cs="Times New Roman"/>
            </w:rPr>
          </w:rPrChange>
        </w:rPr>
        <w:t>iter</w:t>
      </w:r>
      <w:r>
        <w:rPr>
          <w:rFonts w:hint="default" w:ascii="Times New Roman" w:hAnsi="Times New Roman" w:cs="Times New Roman"/>
          <w:rPrChange w:id="284" w:author="Ye Wang" w:date="2026-04-03T18:36:00Z">
            <w:rPr>
              <w:rFonts w:hint="eastAsia" w:hAnsi="Times New Roman" w:cs="Times New Roman"/>
            </w:rPr>
          </w:rPrChange>
        </w:rPr>
        <w:t>轮的辩论结束后，</w:t>
      </w:r>
      <w:r>
        <w:rPr>
          <w:rFonts w:hint="default" w:ascii="Times New Roman" w:hAnsi="Times New Roman" w:cs="Times New Roman"/>
          <w:rPrChange w:id="285" w:author="Ye Wang" w:date="2026-04-03T18:36:00Z">
            <w:rPr>
              <w:rFonts w:hint="eastAsia" w:hAnsi="Times New Roman" w:cs="Times New Roman"/>
            </w:rPr>
          </w:rPrChange>
        </w:rPr>
        <w:t>agent</w:t>
      </w:r>
      <w:r>
        <w:rPr>
          <w:rFonts w:hint="default" w:ascii="Times New Roman" w:hAnsi="Times New Roman" w:cs="Times New Roman"/>
          <w:rPrChange w:id="286" w:author="Ye Wang" w:date="2026-04-03T18:36:00Z">
            <w:rPr>
              <w:rFonts w:hint="eastAsia" w:hAnsi="Times New Roman" w:cs="Times New Roman"/>
            </w:rPr>
          </w:rPrChange>
        </w:rPr>
        <w:t>会根据自己的记忆执行反思，再进行观点更改，轮数越多，其记忆的内容就越多，此时的影响力就越弱。同时根据边界递减效应，影响力随辩论轮数的衰减是凸衰减而不是线性的。</w:t>
      </w:r>
    </w:p>
    <w:p w14:paraId="4F54DD6D">
      <w:pPr>
        <w:rPr>
          <w:rFonts w:ascii="Times New Roman" w:hAnsi="Times New Roman" w:cs="Times New Roman"/>
          <w:rPrChange w:id="287" w:author="Ye Wang" w:date="2026-04-03T18:36:00Z">
            <w:rPr>
              <w:rFonts w:hAnsi="Times New Roman" w:cs="Times New Roman"/>
            </w:rPr>
          </w:rPrChange>
        </w:rPr>
      </w:pPr>
    </w:p>
    <w:p w14:paraId="05BF857A">
      <w:pPr>
        <w:widowControl/>
        <w:numPr>
          <w:ilvl w:val="0"/>
          <w:numId w:val="1"/>
        </w:numPr>
        <w:spacing w:beforeAutospacing="1" w:afterAutospacing="1"/>
        <w:ind w:left="0"/>
        <w:rPr>
          <w:rFonts w:ascii="Times New Roman" w:hAnsi="Times New Roman" w:cs="Times New Roman"/>
          <w:rPrChange w:id="288" w:author="Ye Wang" w:date="2026-04-03T18:36:00Z">
            <w:rPr/>
          </w:rPrChange>
        </w:rPr>
      </w:pPr>
      <w:r>
        <w:rPr>
          <w:rFonts w:hint="default" w:ascii="Times New Roman" w:hAnsi="Times New Roman" w:cs="Times New Roman"/>
          <w:rPrChange w:id="289" w:author="Ye Wang" w:date="2026-04-03T18:36:00Z">
            <w:rPr>
              <w:rFonts w:hint="eastAsia" w:hAnsi="Cambria Math" w:cs="Times New Roman"/>
            </w:rPr>
          </w:rPrChange>
        </w:rPr>
        <w:t xml:space="preserve">II) </w:t>
      </w:r>
      <m:oMath>
        <m:f>
          <m:fPr>
            <m:ctrlPr>
              <w:rPr>
                <w:rFonts w:ascii="Cambria Math" w:hAnsi="Cambria Math" w:cs="Times New Roman"/>
                <w:i/>
              </w:rPr>
            </m:ctrlPr>
          </m:fPr>
          <m:num>
            <m:r>
              <m:rPr>
                <m:nor/>
                <m:sty m:val="p"/>
              </m:rPr>
              <w:rPr>
                <w:rFonts w:ascii="Times New Roman" w:hAnsi="Times New Roman" w:cs="Times New Roman"/>
              </w:rPr>
              <m:t>∂</m:t>
            </m:r>
            <m:r>
              <m:rPr>
                <m:nor/>
              </m:rPr>
              <w:rPr>
                <w:rFonts w:ascii="Times New Roman" w:hAnsi="Times New Roman" w:cs="Times New Roman"/>
                <w:i/>
              </w:rPr>
              <m:t>f</m:t>
            </m:r>
            <m:ctrlPr>
              <w:rPr>
                <w:rFonts w:ascii="Cambria Math" w:hAnsi="Cambria Math" w:cs="Times New Roman"/>
                <w:i/>
              </w:rPr>
            </m:ctrlPr>
          </m:num>
          <m:den>
            <m:r>
              <m:rPr>
                <m:nor/>
                <m:sty m:val="p"/>
              </m:rPr>
              <w:rPr>
                <w:rFonts w:ascii="Times New Roman" w:hAnsi="Times New Roman" w:cs="Times New Roman"/>
              </w:rPr>
              <m:t>∂</m:t>
            </m:r>
            <m:r>
              <m:rPr>
                <m:nor/>
              </m:rPr>
              <w:rPr>
                <w:rFonts w:hint="default" w:ascii="Times New Roman" w:hAnsi="Times New Roman" w:cs="Times New Roman"/>
                <w:i/>
                <w:rPrChange w:id="290" w:author="Ye Wang" w:date="2026-04-03T18:36:00Z">
                  <w:rPr>
                    <w:rFonts w:hint="eastAsia" w:ascii="Times New Roman" w:hAnsi="Times New Roman" w:cs="Times New Roman"/>
                    <w:i/>
                  </w:rPr>
                </w:rPrChange>
              </w:rPr>
              <m:t>y</m:t>
            </m:r>
            <m:ctrlPr>
              <w:rPr>
                <w:rFonts w:ascii="Cambria Math" w:hAnsi="Cambria Math" w:cs="Times New Roman"/>
                <w:i/>
              </w:rPr>
            </m:ctrlPr>
          </m:den>
        </m:f>
        <m:r>
          <m:rPr>
            <m:nor/>
            <m:sty m:val="p"/>
          </m:rPr>
          <w:rPr>
            <w:rFonts w:ascii="Times New Roman" w:hAnsi="Times New Roman" w:cs="Times New Roman"/>
          </w:rPr>
          <m:t>&gt;0</m:t>
        </m:r>
      </m:oMath>
      <w:r>
        <w:rPr>
          <w:rFonts w:hint="default" w:ascii="Times New Roman" w:hAnsi="Times New Roman" w:cs="Times New Roman"/>
          <w:rPrChange w:id="291" w:author="Ye Wang" w:date="2026-04-03T18:36:00Z">
            <w:rPr>
              <w:rFonts w:hint="eastAsia" w:hAnsi="Times New Roman" w:cs="Times New Roman"/>
            </w:rPr>
          </w:rPrChange>
        </w:rPr>
        <w:t xml:space="preserve"> </w:t>
      </w:r>
      <w:r>
        <w:rPr>
          <w:rFonts w:hint="default" w:ascii="Times New Roman" w:hAnsi="Times New Roman" w:cs="Times New Roman"/>
          <w:rPrChange w:id="292" w:author="Ye Wang" w:date="2026-04-03T18:36:00Z">
            <w:rPr>
              <w:rFonts w:hint="eastAsia" w:hAnsi="Times New Roman" w:cs="Times New Roman"/>
            </w:rPr>
          </w:rPrChange>
        </w:rPr>
        <w:t>，这意味着观点改变的幅度越大，影响力越高。</w:t>
      </w:r>
    </w:p>
    <w:p w14:paraId="1F705BDC">
      <w:pPr>
        <w:pStyle w:val="8"/>
        <w:widowControl/>
        <w:rPr>
          <w:rStyle w:val="12"/>
          <w:rFonts w:ascii="Times New Roman" w:hAnsi="Times New Roman" w:eastAsia="宋体" w:cs="Times New Roman"/>
          <w:bCs/>
          <w:color w:val="0F1115"/>
          <w:sz w:val="16"/>
          <w:szCs w:val="16"/>
          <w:shd w:val="clear" w:color="auto" w:fill="FFFFFF"/>
          <w:rPrChange w:id="293" w:author="Ye Wang" w:date="2026-04-03T18:36:00Z">
            <w:rPr>
              <w:rStyle w:val="12"/>
              <w:rFonts w:ascii="Segoe UI" w:hAnsi="Segoe UI" w:eastAsia="宋体" w:cs="Segoe UI"/>
              <w:bCs/>
              <w:color w:val="0F1115"/>
              <w:sz w:val="16"/>
              <w:szCs w:val="16"/>
              <w:shd w:val="clear" w:color="auto" w:fill="FFFFFF"/>
            </w:rPr>
          </w:rPrChange>
        </w:rPr>
      </w:pPr>
      <w:r>
        <w:rPr>
          <w:rStyle w:val="12"/>
          <w:rFonts w:hint="default" w:ascii="Times New Roman" w:hAnsi="Times New Roman" w:eastAsia="宋体" w:cs="Times New Roman"/>
          <w:bCs/>
          <w:color w:val="0F1115"/>
          <w:sz w:val="16"/>
          <w:szCs w:val="16"/>
          <w:shd w:val="clear" w:color="auto" w:fill="FFFFFF"/>
          <w:rPrChange w:id="294" w:author="Ye Wang" w:date="2026-04-03T18:36:00Z">
            <w:rPr>
              <w:rStyle w:val="12"/>
              <w:rFonts w:hint="eastAsia" w:ascii="Segoe UI" w:hAnsi="Segoe UI" w:eastAsia="宋体" w:cs="Segoe UI"/>
              <w:bCs/>
              <w:color w:val="0F1115"/>
              <w:sz w:val="16"/>
              <w:szCs w:val="16"/>
              <w:shd w:val="clear" w:color="auto" w:fill="FFFFFF"/>
            </w:rPr>
          </w:rPrChange>
        </w:rPr>
        <w:t>【</w:t>
      </w:r>
    </w:p>
    <w:p w14:paraId="3480C5CA">
      <w:pPr>
        <w:pStyle w:val="8"/>
        <w:widowControl/>
        <w:rPr>
          <w:rStyle w:val="13"/>
          <w:rFonts w:ascii="Times New Roman" w:hAnsi="Times New Roman" w:eastAsia="Segoe UI" w:cs="Times New Roman"/>
          <w:color w:val="0F1115"/>
          <w:sz w:val="16"/>
          <w:szCs w:val="16"/>
          <w:shd w:val="clear" w:color="auto" w:fill="FFFFFF"/>
          <w:rPrChange w:id="295" w:author="Ye Wang" w:date="2026-04-03T18:36:00Z">
            <w:rPr>
              <w:rStyle w:val="13"/>
              <w:rFonts w:ascii="Segoe UI" w:hAnsi="Segoe UI" w:eastAsia="Segoe UI" w:cs="Segoe UI"/>
              <w:color w:val="0F1115"/>
              <w:sz w:val="16"/>
              <w:szCs w:val="16"/>
              <w:shd w:val="clear" w:color="auto" w:fill="FFFFFF"/>
            </w:rPr>
          </w:rPrChange>
        </w:rPr>
      </w:pPr>
      <w:r>
        <w:rPr>
          <w:rStyle w:val="13"/>
          <w:rFonts w:ascii="Times New Roman" w:hAnsi="Times New Roman" w:eastAsia="Segoe UI" w:cs="Times New Roman"/>
          <w:color w:val="0F1115"/>
          <w:sz w:val="16"/>
          <w:szCs w:val="16"/>
          <w:shd w:val="clear" w:color="auto" w:fill="FFFFFF"/>
          <w:rPrChange w:id="296" w:author="Ye Wang" w:date="2026-04-03T18:36:00Z">
            <w:rPr>
              <w:rStyle w:val="13"/>
              <w:rFonts w:ascii="Segoe UI" w:hAnsi="Segoe UI" w:eastAsia="Segoe UI" w:cs="Segoe UI"/>
              <w:color w:val="0F1115"/>
              <w:sz w:val="16"/>
              <w:szCs w:val="16"/>
              <w:shd w:val="clear" w:color="auto" w:fill="FFFFFF"/>
            </w:rPr>
          </w:rPrChange>
        </w:rPr>
        <w:t xml:space="preserve">Bochner, S. &amp; Insko, C. A. (1966). Communicator discrepancy, source credibility, and opinion change. Journal of Personality and Social Psychology, 4(6), 614-621. </w:t>
      </w:r>
    </w:p>
    <w:p w14:paraId="4B309912">
      <w:pPr>
        <w:pStyle w:val="8"/>
        <w:widowControl/>
        <w:rPr>
          <w:rStyle w:val="13"/>
          <w:rFonts w:ascii="Times New Roman" w:hAnsi="Times New Roman" w:eastAsia="Segoe UI" w:cs="Times New Roman"/>
          <w:color w:val="0F1115"/>
          <w:sz w:val="16"/>
          <w:szCs w:val="16"/>
          <w:shd w:val="clear" w:color="auto" w:fill="FFFFFF"/>
          <w:rPrChange w:id="297" w:author="Ye Wang" w:date="2026-04-03T18:36:00Z">
            <w:rPr>
              <w:rStyle w:val="13"/>
              <w:rFonts w:ascii="Segoe UI" w:hAnsi="Segoe UI" w:eastAsia="Segoe UI" w:cs="Segoe UI"/>
              <w:color w:val="0F1115"/>
              <w:sz w:val="16"/>
              <w:szCs w:val="16"/>
              <w:shd w:val="clear" w:color="auto" w:fill="FFFFFF"/>
            </w:rPr>
          </w:rPrChange>
        </w:rPr>
      </w:pPr>
      <w:r>
        <w:rPr>
          <w:rStyle w:val="13"/>
          <w:rFonts w:ascii="Times New Roman" w:hAnsi="Times New Roman" w:eastAsia="Segoe UI" w:cs="Times New Roman"/>
          <w:color w:val="0F1115"/>
          <w:sz w:val="16"/>
          <w:szCs w:val="16"/>
          <w:shd w:val="clear" w:color="auto" w:fill="FFFFFF"/>
          <w:rPrChange w:id="298" w:author="Ye Wang" w:date="2026-04-03T18:36:00Z">
            <w:rPr>
              <w:rStyle w:val="13"/>
              <w:rFonts w:ascii="Segoe UI" w:hAnsi="Segoe UI" w:eastAsia="Segoe UI" w:cs="Segoe UI"/>
              <w:color w:val="0F1115"/>
              <w:sz w:val="16"/>
              <w:szCs w:val="16"/>
              <w:shd w:val="clear" w:color="auto" w:fill="FFFFFF"/>
            </w:rPr>
          </w:rPrChange>
        </w:rPr>
        <w:t xml:space="preserve">Sherif, C. W., Sherif, M., &amp; Nebergall, R. E. (1965). Attitude and Attitude Change: The Social Judgment-Involvement Approach. Philadelphia: W. B. Saunders. </w:t>
      </w:r>
    </w:p>
    <w:p w14:paraId="226D1458">
      <w:pPr>
        <w:pStyle w:val="8"/>
        <w:widowControl/>
        <w:rPr>
          <w:rStyle w:val="13"/>
          <w:rFonts w:ascii="Times New Roman" w:hAnsi="Times New Roman" w:eastAsia="Segoe UI" w:cs="Times New Roman"/>
          <w:color w:val="0F1115"/>
          <w:sz w:val="16"/>
          <w:szCs w:val="16"/>
          <w:shd w:val="clear" w:color="auto" w:fill="FFFFFF"/>
          <w:rPrChange w:id="299" w:author="Ye Wang" w:date="2026-04-03T18:36:00Z">
            <w:rPr>
              <w:rStyle w:val="13"/>
              <w:rFonts w:ascii="Segoe UI" w:hAnsi="Segoe UI" w:eastAsia="Segoe UI" w:cs="Segoe UI"/>
              <w:color w:val="0F1115"/>
              <w:sz w:val="16"/>
              <w:szCs w:val="16"/>
              <w:shd w:val="clear" w:color="auto" w:fill="FFFFFF"/>
            </w:rPr>
          </w:rPrChange>
        </w:rPr>
      </w:pPr>
      <w:r>
        <w:rPr>
          <w:rStyle w:val="13"/>
          <w:rFonts w:hint="eastAsia" w:ascii="微软雅黑" w:hAnsi="微软雅黑" w:eastAsia="微软雅黑" w:cs="微软雅黑"/>
          <w:b/>
          <w:bCs/>
          <w:color w:val="0F1115"/>
          <w:sz w:val="16"/>
          <w:szCs w:val="16"/>
          <w:shd w:val="clear" w:color="auto" w:fill="FFFFFF"/>
          <w:rPrChange w:id="300" w:author="Ye Wang" w:date="2026-04-03T18:36:00Z">
            <w:rPr>
              <w:rStyle w:val="13"/>
              <w:rFonts w:hint="eastAsia" w:ascii="Segoe UI" w:hAnsi="Segoe UI" w:eastAsia="Segoe UI" w:cs="Segoe UI"/>
              <w:b/>
              <w:bCs/>
              <w:color w:val="0F1115"/>
              <w:sz w:val="16"/>
              <w:szCs w:val="16"/>
              <w:shd w:val="clear" w:color="auto" w:fill="FFFFFF"/>
            </w:rPr>
          </w:rPrChange>
        </w:rPr>
        <w:t>两篇说的是</w:t>
      </w:r>
      <w:r>
        <w:rPr>
          <w:rStyle w:val="13"/>
          <w:rFonts w:hint="eastAsia" w:ascii="微软雅黑" w:hAnsi="微软雅黑" w:eastAsia="微软雅黑" w:cs="微软雅黑"/>
          <w:b/>
          <w:bCs/>
          <w:color w:val="0F1115"/>
          <w:sz w:val="16"/>
          <w:szCs w:val="16"/>
          <w:shd w:val="clear" w:color="auto" w:fill="FFFFFF"/>
          <w:rPrChange w:id="301" w:author="Ye Wang" w:date="2026-04-03T18:36:00Z">
            <w:rPr>
              <w:rStyle w:val="13"/>
              <w:rFonts w:ascii="Segoe UI" w:hAnsi="Segoe UI" w:eastAsia="Segoe UI" w:cs="Segoe UI"/>
              <w:b/>
              <w:bCs/>
              <w:color w:val="0F1115"/>
              <w:sz w:val="16"/>
              <w:szCs w:val="16"/>
              <w:shd w:val="clear" w:color="auto" w:fill="FFFFFF"/>
            </w:rPr>
          </w:rPrChange>
        </w:rPr>
        <w:t>改变幅度越大，影响力越大</w:t>
      </w:r>
    </w:p>
    <w:p w14:paraId="4DB22E6A">
      <w:pPr>
        <w:pStyle w:val="8"/>
        <w:widowControl/>
        <w:rPr>
          <w:rFonts w:ascii="Times New Roman" w:hAnsi="Times New Roman" w:cs="Times New Roman"/>
          <w:sz w:val="21"/>
          <w:rPrChange w:id="302" w:author="Ye Wang" w:date="2026-04-03T18:36:00Z">
            <w:rPr>
              <w:rFonts w:hAnsi="Times New Roman" w:cs="Times New Roman"/>
              <w:sz w:val="21"/>
            </w:rPr>
          </w:rPrChange>
        </w:rPr>
      </w:pPr>
      <w:r>
        <w:rPr>
          <w:rFonts w:hint="default" w:ascii="Times New Roman" w:hAnsi="Times New Roman" w:eastAsia="宋体" w:cs="Times New Roman"/>
          <w:color w:val="0F1115"/>
          <w:sz w:val="16"/>
          <w:szCs w:val="16"/>
          <w:shd w:val="clear" w:color="auto" w:fill="FFFFFF"/>
          <w:rPrChange w:id="303" w:author="Ye Wang" w:date="2026-04-03T18:36:00Z">
            <w:rPr>
              <w:rFonts w:hint="eastAsia" w:ascii="Segoe UI" w:hAnsi="Segoe UI" w:eastAsia="宋体" w:cs="Segoe UI"/>
              <w:color w:val="0F1115"/>
              <w:sz w:val="16"/>
              <w:szCs w:val="16"/>
              <w:shd w:val="clear" w:color="auto" w:fill="FFFFFF"/>
            </w:rPr>
          </w:rPrChange>
        </w:rPr>
        <w:t>】</w:t>
      </w:r>
    </w:p>
    <w:p w14:paraId="47AB660F">
      <w:pPr>
        <w:rPr>
          <w:ins w:id="304" w:author="Ye Wang" w:date="2026-04-03T19:20:00Z"/>
          <w:rFonts w:ascii="Times New Roman" w:hAnsi="Times New Roman" w:cs="Times New Roman"/>
          <w:rPrChange w:id="305" w:author="Ye Wang" w:date="2026-04-03T19:20:00Z">
            <w:rPr>
              <w:ins w:id="306" w:author="Ye Wang" w:date="2026-04-03T19:20:00Z"/>
              <w:rFonts w:ascii="Cambria Math" w:hAnsi="Times New Roman" w:cs="Times New Roman"/>
            </w:rPr>
          </w:rPrChange>
        </w:rPr>
      </w:pPr>
      <w:r>
        <w:rPr>
          <w:rFonts w:hint="default" w:ascii="Times New Roman" w:hAnsi="Times New Roman" w:cs="Times New Roman"/>
          <w:rPrChange w:id="307" w:author="Ye Wang" w:date="2026-04-03T18:36:00Z">
            <w:rPr>
              <w:rFonts w:hint="eastAsia" w:hAnsi="Times New Roman" w:cs="Times New Roman"/>
            </w:rPr>
          </w:rPrChange>
        </w:rPr>
        <w:t xml:space="preserve">III) </w:t>
      </w:r>
      <w:r>
        <w:rPr>
          <w:rFonts w:hint="default" w:ascii="Times New Roman" w:hAnsi="Times New Roman" w:cs="Times New Roman"/>
          <w:rPrChange w:id="308" w:author="Ye Wang" w:date="2026-04-03T18:36:00Z">
            <w:rPr>
              <w:rFonts w:hint="eastAsia" w:hAnsi="Times New Roman" w:cs="Times New Roman"/>
            </w:rPr>
          </w:rPrChange>
        </w:rPr>
        <w:tab/>
      </w:r>
      <w:r>
        <w:rPr>
          <w:rFonts w:hint="default" w:ascii="Times New Roman" w:hAnsi="Times New Roman" w:cs="Times New Roman"/>
          <w:rPrChange w:id="309" w:author="Ye Wang" w:date="2026-04-03T18:36:00Z">
            <w:rPr>
              <w:rFonts w:hint="eastAsia" w:hAnsi="Times New Roman" w:cs="Times New Roman"/>
            </w:rPr>
          </w:rPrChange>
        </w:rPr>
        <w:t xml:space="preserve"> </w:t>
      </w:r>
      <m:oMath>
        <w:ins w:id="310" w:author="Ye Wang" w:date="2026-04-03T19:17:00Z">
          <m:r>
            <m:rPr>
              <m:nor/>
              <m:sty m:val="p"/>
            </m:rPr>
            <w:rPr>
              <w:rFonts w:ascii="Times New Roman" w:hAnsi="Times New Roman" w:cs="Times New Roman"/>
            </w:rPr>
            <m:t xml:space="preserve"> </m:t>
          </m:r>
        </w:ins>
        <w:ins w:id="311" w:author="Ye Wang" w:date="2026-04-03T19:17:00Z">
          <m:r>
            <m:rPr>
              <m:nor/>
            </m:rPr>
            <w:rPr>
              <w:rFonts w:ascii="Times New Roman" w:hAnsi="Times New Roman" w:cs="Times New Roman"/>
              <w:i/>
            </w:rPr>
            <m:t>f</m:t>
          </m:r>
        </w:ins>
        <w:ins w:id="312" w:author="Ye Wang" w:date="2026-04-03T19:17:00Z">
          <m:r>
            <m:rPr>
              <m:nor/>
              <m:sty m:val="p"/>
            </m:rPr>
            <w:rPr>
              <w:rFonts w:ascii="Times New Roman" w:hAnsi="Times New Roman" w:cs="Times New Roman"/>
            </w:rPr>
            <m:t>(</m:t>
          </m:r>
        </w:ins>
        <w:ins w:id="313" w:author="Ye Wang" w:date="2026-04-03T19:17:00Z">
          <m:r>
            <m:rPr>
              <m:nor/>
            </m:rPr>
            <w:rPr>
              <w:rFonts w:ascii="Times New Roman" w:hAnsi="Times New Roman" w:cs="Times New Roman"/>
              <w:i/>
            </w:rPr>
            <m:t>iter</m:t>
          </m:r>
        </w:ins>
        <w:ins w:id="314" w:author="Ye Wang" w:date="2026-04-03T19:17:00Z">
          <m:r>
            <m:rPr>
              <m:nor/>
              <m:sty m:val="p"/>
            </m:rPr>
            <w:rPr>
              <w:rFonts w:ascii="Times New Roman" w:hAnsi="Times New Roman" w:cs="Times New Roman"/>
            </w:rPr>
            <m:t>,2) &gt;</m:t>
          </m:r>
        </w:ins>
        <m:r>
          <m:rPr>
            <m:nor/>
          </m:rPr>
          <w:rPr>
            <w:rFonts w:ascii="Times New Roman" w:hAnsi="Times New Roman" w:cs="Times New Roman"/>
            <w:i/>
          </w:rPr>
          <m:t>f</m:t>
        </m:r>
        <m:r>
          <m:rPr>
            <m:nor/>
            <m:sty m:val="p"/>
          </m:rPr>
          <w:rPr>
            <w:rFonts w:ascii="Times New Roman" w:hAnsi="Times New Roman" w:cs="Times New Roman"/>
          </w:rPr>
          <m:t>(</m:t>
        </m:r>
        <m:r>
          <m:rPr>
            <m:nor/>
          </m:rPr>
          <w:rPr>
            <w:rFonts w:ascii="Times New Roman" w:hAnsi="Times New Roman" w:cs="Times New Roman"/>
            <w:i/>
          </w:rPr>
          <m:t>iter</m:t>
        </m:r>
        <m:r>
          <m:rPr>
            <m:nor/>
            <m:sty m:val="p"/>
          </m:rPr>
          <w:rPr>
            <w:rFonts w:ascii="Times New Roman" w:hAnsi="Times New Roman" w:cs="Times New Roman"/>
          </w:rPr>
          <m:t xml:space="preserve">,1) + </m:t>
        </m:r>
        <m:r>
          <m:rPr>
            <m:nor/>
          </m:rPr>
          <w:rPr>
            <w:rFonts w:ascii="Times New Roman" w:hAnsi="Times New Roman" w:cs="Times New Roman"/>
            <w:i/>
          </w:rPr>
          <m:t>f</m:t>
        </m:r>
        <m:r>
          <m:rPr>
            <m:nor/>
            <m:sty m:val="p"/>
          </m:rPr>
          <w:rPr>
            <w:rFonts w:ascii="Times New Roman" w:hAnsi="Times New Roman" w:cs="Times New Roman"/>
          </w:rPr>
          <m:t>(</m:t>
        </m:r>
        <m:r>
          <m:rPr>
            <m:nor/>
          </m:rPr>
          <w:rPr>
            <w:rFonts w:ascii="Times New Roman" w:hAnsi="Times New Roman" w:cs="Times New Roman"/>
            <w:i/>
          </w:rPr>
          <m:t>iter</m:t>
        </m:r>
        <m:r>
          <m:rPr>
            <m:nor/>
            <m:sty m:val="p"/>
          </m:rPr>
          <w:rPr>
            <w:rFonts w:ascii="Times New Roman" w:hAnsi="Times New Roman" w:cs="Times New Roman"/>
          </w:rPr>
          <m:t>+1,1) &gt;</m:t>
        </m:r>
        <w:ins w:id="315" w:author="Ye Wang" w:date="2026-04-03T19:32:00Z">
          <m:r>
            <m:rPr>
              <m:nor/>
            </m:rPr>
            <w:rPr>
              <w:rFonts w:ascii="Times New Roman" w:hAnsi="Times New Roman" w:cs="Times New Roman"/>
              <w:i/>
            </w:rPr>
            <m:t>f</m:t>
          </m:r>
        </w:ins>
        <w:ins w:id="316" w:author="Ye Wang" w:date="2026-04-03T19:32:00Z">
          <m:r>
            <m:rPr>
              <m:nor/>
              <m:sty m:val="p"/>
            </m:rPr>
            <w:rPr>
              <w:rFonts w:ascii="Times New Roman" w:hAnsi="Times New Roman" w:cs="Times New Roman"/>
            </w:rPr>
            <m:t>(</m:t>
          </m:r>
        </w:ins>
        <w:ins w:id="317" w:author="Ye Wang" w:date="2026-04-03T19:32:00Z">
          <m:r>
            <m:rPr>
              <m:nor/>
            </m:rPr>
            <w:rPr>
              <w:rFonts w:ascii="Times New Roman" w:hAnsi="Times New Roman" w:cs="Times New Roman"/>
              <w:i/>
            </w:rPr>
            <m:t>iter</m:t>
          </m:r>
        </w:ins>
        <w:ins w:id="318" w:author="Ye Wang" w:date="2026-04-03T19:32:00Z">
          <m:r>
            <m:rPr>
              <m:nor/>
            </m:rPr>
            <w:rPr>
              <w:rFonts w:hint="eastAsia" w:ascii="Cambria Math" w:hAnsi="Times New Roman" w:cs="Times New Roman"/>
              <w:i/>
            </w:rPr>
            <m:t>+1</m:t>
          </m:r>
        </w:ins>
        <w:ins w:id="319" w:author="Ye Wang" w:date="2026-04-03T19:32:00Z">
          <m:r>
            <m:rPr>
              <m:nor/>
              <m:sty m:val="p"/>
            </m:rPr>
            <w:rPr>
              <w:rFonts w:ascii="Times New Roman" w:hAnsi="Times New Roman" w:cs="Times New Roman"/>
            </w:rPr>
            <m:t xml:space="preserve">,2) </m:t>
          </m:r>
        </w:ins>
        <w:ins w:id="320" w:author="Ye Wang" w:date="2026-04-03T19:32:00Z">
          <m:r>
            <m:rPr>
              <m:nor/>
              <m:sty m:val="p"/>
            </m:rPr>
            <w:rPr>
              <w:rFonts w:hint="eastAsia" w:ascii="Cambria Math" w:hAnsi="Times New Roman" w:cs="Times New Roman"/>
            </w:rPr>
            <m:t>&gt;</m:t>
          </m:r>
        </w:ins>
        <w:del w:id="321" w:author="Ye Wang" w:date="2026-04-03T19:17:00Z">
          <m:r>
            <m:rPr>
              <m:nor/>
              <m:sty m:val="p"/>
            </m:rPr>
            <w:rPr>
              <w:rFonts w:ascii="Times New Roman" w:hAnsi="Times New Roman" w:cs="Times New Roman"/>
            </w:rPr>
            <m:t xml:space="preserve"> </m:t>
          </m:r>
        </w:del>
        <w:del w:id="322" w:author="Ye Wang" w:date="2026-04-03T19:17:00Z">
          <m:r>
            <m:rPr>
              <m:nor/>
            </m:rPr>
            <w:rPr>
              <w:rFonts w:ascii="Times New Roman" w:hAnsi="Times New Roman" w:cs="Times New Roman"/>
              <w:i/>
            </w:rPr>
            <m:t>f</m:t>
          </m:r>
        </w:del>
        <w:del w:id="323" w:author="Ye Wang" w:date="2026-04-03T19:17:00Z">
          <m:r>
            <m:rPr>
              <m:nor/>
              <m:sty m:val="p"/>
            </m:rPr>
            <w:rPr>
              <w:rFonts w:ascii="Times New Roman" w:hAnsi="Times New Roman" w:cs="Times New Roman"/>
            </w:rPr>
            <m:t>(</m:t>
          </m:r>
        </w:del>
        <w:del w:id="324" w:author="Ye Wang" w:date="2026-04-03T19:17:00Z">
          <m:r>
            <m:rPr>
              <m:nor/>
            </m:rPr>
            <w:rPr>
              <w:rFonts w:ascii="Times New Roman" w:hAnsi="Times New Roman" w:cs="Times New Roman"/>
              <w:i/>
            </w:rPr>
            <m:t>iter</m:t>
          </m:r>
        </w:del>
        <w:del w:id="325" w:author="Ye Wang" w:date="2026-04-03T19:17:00Z">
          <m:r>
            <m:rPr>
              <m:nor/>
              <m:sty m:val="p"/>
            </m:rPr>
            <w:rPr>
              <w:rFonts w:ascii="Times New Roman" w:hAnsi="Times New Roman" w:cs="Times New Roman"/>
            </w:rPr>
            <m:t>,2) &gt;</m:t>
          </m:r>
        </w:del>
        <m:r>
          <m:rPr>
            <m:nor/>
            <m:sty m:val="p"/>
          </m:rPr>
          <w:rPr>
            <w:rFonts w:ascii="Times New Roman" w:hAnsi="Times New Roman" w:cs="Times New Roman"/>
          </w:rPr>
          <m:t xml:space="preserve"> </m:t>
        </m:r>
        <m:r>
          <m:rPr>
            <m:nor/>
          </m:rPr>
          <w:rPr>
            <w:rFonts w:ascii="Times New Roman" w:hAnsi="Times New Roman" w:cs="Times New Roman"/>
            <w:i/>
          </w:rPr>
          <m:t>f</m:t>
        </m:r>
        <m:r>
          <m:rPr>
            <m:nor/>
            <m:sty m:val="p"/>
          </m:rPr>
          <w:rPr>
            <w:rFonts w:ascii="Times New Roman" w:hAnsi="Times New Roman" w:cs="Times New Roman"/>
          </w:rPr>
          <m:t>(</m:t>
        </m:r>
        <m:r>
          <m:rPr>
            <m:nor/>
          </m:rPr>
          <w:rPr>
            <w:rFonts w:ascii="Times New Roman" w:hAnsi="Times New Roman" w:cs="Times New Roman"/>
            <w:i/>
          </w:rPr>
          <m:t>iter</m:t>
        </m:r>
        <m:r>
          <m:rPr>
            <m:nor/>
            <m:sty m:val="p"/>
          </m:rPr>
          <w:rPr>
            <w:rFonts w:ascii="Times New Roman" w:hAnsi="Times New Roman" w:cs="Times New Roman"/>
          </w:rPr>
          <m:t xml:space="preserve">,1) + </m:t>
        </m:r>
        <m:r>
          <m:rPr>
            <m:nor/>
          </m:rPr>
          <w:rPr>
            <w:rFonts w:ascii="Times New Roman" w:hAnsi="Times New Roman" w:cs="Times New Roman"/>
            <w:i/>
          </w:rPr>
          <m:t>f</m:t>
        </m:r>
        <m:r>
          <m:rPr>
            <m:nor/>
            <m:sty m:val="p"/>
          </m:rPr>
          <w:rPr>
            <w:rFonts w:ascii="Times New Roman" w:hAnsi="Times New Roman" w:cs="Times New Roman"/>
          </w:rPr>
          <m:t>(</m:t>
        </m:r>
        <m:r>
          <m:rPr>
            <m:nor/>
          </m:rPr>
          <w:rPr>
            <w:rFonts w:ascii="Times New Roman" w:hAnsi="Times New Roman" w:cs="Times New Roman"/>
            <w:i/>
          </w:rPr>
          <m:t>iter</m:t>
        </m:r>
        <m:r>
          <m:rPr>
            <m:nor/>
            <m:sty m:val="p"/>
          </m:rPr>
          <w:rPr>
            <w:rFonts w:ascii="Times New Roman" w:hAnsi="Times New Roman" w:cs="Times New Roman"/>
          </w:rPr>
          <m:t>+2,1)</m:t>
        </m:r>
      </m:oMath>
    </w:p>
    <w:p w14:paraId="494CB67D">
      <w:pPr>
        <w:rPr>
          <w:rFonts w:hint="eastAsia" w:ascii="Times New Roman" w:hAnsi="Times New Roman" w:cs="Times New Roman"/>
          <w:i w:val="0"/>
          <w:rPrChange w:id="326" w:author="Ye Wang" w:date="2026-04-03T19:20:00Z">
            <w:rPr>
              <w:rFonts w:hAnsi="Times New Roman" w:cs="Times New Roman"/>
              <w:i/>
            </w:rPr>
          </w:rPrChange>
        </w:rPr>
      </w:pPr>
    </w:p>
    <w:p w14:paraId="15772737">
      <w:pPr>
        <w:rPr>
          <w:rFonts w:ascii="Times New Roman" w:hAnsi="Times New Roman" w:cs="Times New Roman"/>
          <w:rPrChange w:id="327" w:author="Ye Wang" w:date="2026-04-03T18:36:00Z">
            <w:rPr>
              <w:rFonts w:hAnsi="Times New Roman" w:cs="Times New Roman"/>
            </w:rPr>
          </w:rPrChange>
        </w:rPr>
      </w:pPr>
      <m:oMath>
        <m:r>
          <m:rPr>
            <m:nor/>
          </m:rPr>
          <w:rPr>
            <w:rFonts w:ascii="Times New Roman" w:hAnsi="Times New Roman" w:cs="Times New Roman"/>
            <w:i/>
          </w:rPr>
          <m:t>f</m:t>
        </m:r>
        <m:r>
          <m:rPr>
            <m:nor/>
            <m:sty m:val="p"/>
          </m:rPr>
          <w:rPr>
            <w:rFonts w:ascii="Times New Roman" w:hAnsi="Times New Roman" w:cs="Times New Roman"/>
          </w:rPr>
          <m:t>(</m:t>
        </m:r>
        <m:r>
          <m:rPr>
            <m:nor/>
          </m:rPr>
          <w:rPr>
            <w:rFonts w:ascii="Times New Roman" w:hAnsi="Times New Roman" w:cs="Times New Roman"/>
            <w:i/>
          </w:rPr>
          <m:t>iter</m:t>
        </m:r>
        <m:r>
          <m:rPr>
            <m:nor/>
            <m:sty m:val="p"/>
          </m:rPr>
          <w:rPr>
            <w:rFonts w:ascii="Times New Roman" w:hAnsi="Times New Roman" w:cs="Times New Roman"/>
          </w:rPr>
          <m:t xml:space="preserve">,1) + </m:t>
        </m:r>
        <m:r>
          <m:rPr>
            <m:nor/>
          </m:rPr>
          <w:rPr>
            <w:rFonts w:ascii="Times New Roman" w:hAnsi="Times New Roman" w:cs="Times New Roman"/>
            <w:i/>
          </w:rPr>
          <m:t>f</m:t>
        </m:r>
        <m:r>
          <m:rPr>
            <m:nor/>
            <m:sty m:val="p"/>
          </m:rPr>
          <w:rPr>
            <w:rFonts w:ascii="Times New Roman" w:hAnsi="Times New Roman" w:cs="Times New Roman"/>
          </w:rPr>
          <m:t>(</m:t>
        </m:r>
        <m:r>
          <m:rPr>
            <m:nor/>
          </m:rPr>
          <w:rPr>
            <w:rFonts w:ascii="Times New Roman" w:hAnsi="Times New Roman" w:cs="Times New Roman"/>
            <w:i/>
          </w:rPr>
          <m:t>iter</m:t>
        </m:r>
        <m:r>
          <m:rPr>
            <m:nor/>
            <m:sty m:val="p"/>
          </m:rPr>
          <w:rPr>
            <w:rFonts w:ascii="Times New Roman" w:hAnsi="Times New Roman" w:cs="Times New Roman"/>
          </w:rPr>
          <m:t>+1,1)</m:t>
        </m:r>
      </m:oMath>
      <w:r>
        <w:rPr>
          <w:rFonts w:hint="default" w:ascii="Times New Roman" w:hAnsi="Times New Roman" w:cs="Times New Roman"/>
          <w:i/>
          <w:rPrChange w:id="328" w:author="Ye Wang" w:date="2026-04-03T18:36:00Z">
            <w:rPr>
              <w:rFonts w:hint="eastAsia" w:hAnsi="Times New Roman" w:cs="Times New Roman"/>
              <w:i/>
            </w:rPr>
          </w:rPrChange>
        </w:rPr>
        <w:t xml:space="preserve"> </w:t>
      </w:r>
      <w:r>
        <w:rPr>
          <w:rFonts w:hint="default" w:ascii="Times New Roman" w:hAnsi="Times New Roman" w:cs="Times New Roman"/>
          <w:rPrChange w:id="329" w:author="Ye Wang" w:date="2026-04-03T18:36:00Z">
            <w:rPr>
              <w:rFonts w:hint="eastAsia" w:hAnsi="Times New Roman" w:cs="Times New Roman"/>
            </w:rPr>
          </w:rPrChange>
        </w:rPr>
        <w:t xml:space="preserve">(1)  </w:t>
      </w:r>
      <w:r>
        <w:rPr>
          <w:rFonts w:hint="default" w:ascii="Times New Roman" w:hAnsi="Times New Roman" w:cs="Times New Roman"/>
          <w:rPrChange w:id="330" w:author="Ye Wang" w:date="2026-04-03T18:36:00Z">
            <w:rPr>
              <w:rFonts w:hint="eastAsia" w:hAnsi="Times New Roman" w:cs="Times New Roman"/>
            </w:rPr>
          </w:rPrChange>
        </w:rPr>
        <w:t>表示该智能体连续两轮进行了</w:t>
      </w:r>
      <w:r>
        <w:rPr>
          <w:rFonts w:hint="default" w:ascii="Times New Roman" w:hAnsi="Times New Roman" w:cs="Times New Roman"/>
          <w:rPrChange w:id="331" w:author="Ye Wang" w:date="2026-04-03T18:36:00Z">
            <w:rPr>
              <w:rFonts w:hint="eastAsia" w:hAnsi="Times New Roman" w:cs="Times New Roman"/>
            </w:rPr>
          </w:rPrChange>
        </w:rPr>
        <w:t>1</w:t>
      </w:r>
      <w:r>
        <w:rPr>
          <w:rFonts w:hint="default" w:ascii="Times New Roman" w:hAnsi="Times New Roman" w:cs="Times New Roman"/>
          <w:rPrChange w:id="332" w:author="Ye Wang" w:date="2026-04-03T18:36:00Z">
            <w:rPr>
              <w:rFonts w:hint="eastAsia" w:hAnsi="Times New Roman" w:cs="Times New Roman"/>
            </w:rPr>
          </w:rPrChange>
        </w:rPr>
        <w:t>观点值的变化</w:t>
      </w:r>
    </w:p>
    <w:p w14:paraId="172833B0">
      <w:pPr>
        <w:rPr>
          <w:rFonts w:ascii="Times New Roman" w:hAnsi="Times New Roman" w:cs="Times New Roman"/>
          <w:rPrChange w:id="333" w:author="Ye Wang" w:date="2026-04-03T18:36:00Z">
            <w:rPr>
              <w:rFonts w:hAnsi="Times New Roman" w:cs="Times New Roman"/>
            </w:rPr>
          </w:rPrChange>
        </w:rPr>
      </w:pPr>
      <m:oMath>
        <m:r>
          <m:rPr>
            <m:nor/>
            <m:sty m:val="p"/>
          </m:rPr>
          <w:rPr>
            <w:rFonts w:ascii="Times New Roman" w:hAnsi="Times New Roman" w:cs="Times New Roman"/>
          </w:rPr>
          <m:t xml:space="preserve"> </m:t>
        </m:r>
        <m:r>
          <m:rPr>
            <m:nor/>
          </m:rPr>
          <w:rPr>
            <w:rFonts w:ascii="Times New Roman" w:hAnsi="Times New Roman" w:cs="Times New Roman"/>
            <w:i/>
          </w:rPr>
          <m:t>f</m:t>
        </m:r>
        <m:r>
          <m:rPr>
            <m:nor/>
            <m:sty m:val="p"/>
          </m:rPr>
          <w:rPr>
            <w:rFonts w:ascii="Times New Roman" w:hAnsi="Times New Roman" w:cs="Times New Roman"/>
          </w:rPr>
          <m:t>(</m:t>
        </m:r>
        <m:r>
          <m:rPr>
            <m:nor/>
          </m:rPr>
          <w:rPr>
            <w:rFonts w:ascii="Times New Roman" w:hAnsi="Times New Roman" w:cs="Times New Roman"/>
            <w:i/>
          </w:rPr>
          <m:t>iter</m:t>
        </m:r>
        <m:r>
          <m:rPr>
            <m:nor/>
            <m:sty m:val="p"/>
          </m:rPr>
          <w:rPr>
            <w:rFonts w:ascii="Times New Roman" w:hAnsi="Times New Roman" w:cs="Times New Roman"/>
          </w:rPr>
          <m:t>,2)</m:t>
        </m:r>
      </m:oMath>
      <w:r>
        <w:rPr>
          <w:rFonts w:hint="default" w:ascii="Times New Roman" w:hAnsi="Times New Roman" w:cs="Times New Roman"/>
          <w:rPrChange w:id="334" w:author="Ye Wang" w:date="2026-04-03T18:36:00Z">
            <w:rPr>
              <w:rFonts w:hint="eastAsia" w:hAnsi="Times New Roman" w:cs="Times New Roman"/>
            </w:rPr>
          </w:rPrChange>
        </w:rPr>
        <w:t xml:space="preserve">          (2)  </w:t>
      </w:r>
      <w:r>
        <w:rPr>
          <w:rFonts w:hint="default" w:ascii="Times New Roman" w:hAnsi="Times New Roman" w:cs="Times New Roman"/>
          <w:rPrChange w:id="335" w:author="Ye Wang" w:date="2026-04-03T18:36:00Z">
            <w:rPr>
              <w:rFonts w:hint="eastAsia" w:hAnsi="Times New Roman" w:cs="Times New Roman"/>
            </w:rPr>
          </w:rPrChange>
        </w:rPr>
        <w:t>表示该智能体一轮就进行了</w:t>
      </w:r>
      <w:r>
        <w:rPr>
          <w:rFonts w:hint="default" w:ascii="Times New Roman" w:hAnsi="Times New Roman" w:cs="Times New Roman"/>
          <w:rPrChange w:id="336" w:author="Ye Wang" w:date="2026-04-03T18:36:00Z">
            <w:rPr>
              <w:rFonts w:hint="eastAsia" w:hAnsi="Times New Roman" w:cs="Times New Roman"/>
            </w:rPr>
          </w:rPrChange>
        </w:rPr>
        <w:t>2</w:t>
      </w:r>
      <w:r>
        <w:rPr>
          <w:rFonts w:hint="default" w:ascii="Times New Roman" w:hAnsi="Times New Roman" w:cs="Times New Roman"/>
          <w:rPrChange w:id="337" w:author="Ye Wang" w:date="2026-04-03T18:36:00Z">
            <w:rPr>
              <w:rFonts w:hint="eastAsia" w:hAnsi="Times New Roman" w:cs="Times New Roman"/>
            </w:rPr>
          </w:rPrChange>
        </w:rPr>
        <w:t>观点值得变化</w:t>
      </w:r>
    </w:p>
    <w:p w14:paraId="7C539E15">
      <w:pPr>
        <w:rPr>
          <w:rFonts w:ascii="Times New Roman" w:hAnsi="Times New Roman" w:cs="Times New Roman"/>
          <w:rPrChange w:id="338" w:author="Ye Wang" w:date="2026-04-03T18:36:00Z">
            <w:rPr>
              <w:rFonts w:hAnsi="Times New Roman" w:cs="Times New Roman"/>
            </w:rPr>
          </w:rPrChange>
        </w:rPr>
      </w:pPr>
      <m:oMath>
        <m:r>
          <m:rPr>
            <m:nor/>
          </m:rPr>
          <w:rPr>
            <w:rFonts w:ascii="Times New Roman" w:hAnsi="Times New Roman" w:cs="Times New Roman"/>
            <w:i/>
          </w:rPr>
          <m:t>f</m:t>
        </m:r>
        <m:r>
          <m:rPr>
            <m:nor/>
            <m:sty m:val="p"/>
          </m:rPr>
          <w:rPr>
            <w:rFonts w:ascii="Times New Roman" w:hAnsi="Times New Roman" w:cs="Times New Roman"/>
          </w:rPr>
          <m:t>(</m:t>
        </m:r>
        <m:r>
          <m:rPr>
            <m:nor/>
          </m:rPr>
          <w:rPr>
            <w:rFonts w:ascii="Times New Roman" w:hAnsi="Times New Roman" w:cs="Times New Roman"/>
            <w:i/>
          </w:rPr>
          <m:t>iter</m:t>
        </m:r>
        <m:r>
          <m:rPr>
            <m:nor/>
            <m:sty m:val="p"/>
          </m:rPr>
          <w:rPr>
            <w:rFonts w:ascii="Times New Roman" w:hAnsi="Times New Roman" w:cs="Times New Roman"/>
          </w:rPr>
          <m:t xml:space="preserve">,1) + </m:t>
        </m:r>
        <m:r>
          <m:rPr>
            <m:nor/>
          </m:rPr>
          <w:rPr>
            <w:rFonts w:ascii="Times New Roman" w:hAnsi="Times New Roman" w:cs="Times New Roman"/>
            <w:i/>
          </w:rPr>
          <m:t>f</m:t>
        </m:r>
        <m:r>
          <m:rPr>
            <m:nor/>
            <m:sty m:val="p"/>
          </m:rPr>
          <w:rPr>
            <w:rFonts w:ascii="Times New Roman" w:hAnsi="Times New Roman" w:cs="Times New Roman"/>
          </w:rPr>
          <m:t>(</m:t>
        </m:r>
        <m:r>
          <m:rPr>
            <m:nor/>
          </m:rPr>
          <w:rPr>
            <w:rFonts w:ascii="Times New Roman" w:hAnsi="Times New Roman" w:cs="Times New Roman"/>
            <w:i/>
          </w:rPr>
          <m:t>iter</m:t>
        </m:r>
        <m:r>
          <m:rPr>
            <m:nor/>
            <m:sty m:val="p"/>
          </m:rPr>
          <w:rPr>
            <w:rFonts w:ascii="Times New Roman" w:hAnsi="Times New Roman" w:cs="Times New Roman"/>
          </w:rPr>
          <m:t>+2,1)</m:t>
        </m:r>
      </m:oMath>
      <w:r>
        <w:rPr>
          <w:rFonts w:hint="default" w:ascii="Times New Roman" w:hAnsi="Times New Roman" w:cs="Times New Roman"/>
          <w:rPrChange w:id="339" w:author="Ye Wang" w:date="2026-04-03T18:36:00Z">
            <w:rPr>
              <w:rFonts w:hint="eastAsia" w:hAnsi="Times New Roman" w:cs="Times New Roman"/>
            </w:rPr>
          </w:rPrChange>
        </w:rPr>
        <w:t xml:space="preserve">(3)  </w:t>
      </w:r>
      <w:r>
        <w:rPr>
          <w:rFonts w:hint="default" w:ascii="Times New Roman" w:hAnsi="Times New Roman" w:cs="Times New Roman"/>
          <w:rPrChange w:id="340" w:author="Ye Wang" w:date="2026-04-03T18:36:00Z">
            <w:rPr>
              <w:rFonts w:hint="eastAsia" w:hAnsi="Times New Roman" w:cs="Times New Roman"/>
            </w:rPr>
          </w:rPrChange>
        </w:rPr>
        <w:t>表示智能体先进行了</w:t>
      </w:r>
      <w:r>
        <w:rPr>
          <w:rFonts w:hint="default" w:ascii="Times New Roman" w:hAnsi="Times New Roman" w:cs="Times New Roman"/>
          <w:rPrChange w:id="341" w:author="Ye Wang" w:date="2026-04-03T18:36:00Z">
            <w:rPr>
              <w:rFonts w:hint="eastAsia" w:hAnsi="Times New Roman" w:cs="Times New Roman"/>
            </w:rPr>
          </w:rPrChange>
        </w:rPr>
        <w:t>1</w:t>
      </w:r>
      <w:r>
        <w:rPr>
          <w:rFonts w:hint="default" w:ascii="Times New Roman" w:hAnsi="Times New Roman" w:cs="Times New Roman"/>
          <w:rPrChange w:id="342" w:author="Ye Wang" w:date="2026-04-03T18:36:00Z">
            <w:rPr>
              <w:rFonts w:hint="eastAsia" w:hAnsi="Times New Roman" w:cs="Times New Roman"/>
            </w:rPr>
          </w:rPrChange>
        </w:rPr>
        <w:t>观点值的变化，随后隔了一轮又进行了</w:t>
      </w:r>
      <w:r>
        <w:rPr>
          <w:rFonts w:hint="default" w:ascii="Times New Roman" w:hAnsi="Times New Roman" w:cs="Times New Roman"/>
          <w:rPrChange w:id="343" w:author="Ye Wang" w:date="2026-04-03T18:36:00Z">
            <w:rPr>
              <w:rFonts w:hint="eastAsia" w:hAnsi="Times New Roman" w:cs="Times New Roman"/>
            </w:rPr>
          </w:rPrChange>
        </w:rPr>
        <w:t>1</w:t>
      </w:r>
      <w:r>
        <w:rPr>
          <w:rFonts w:hint="default" w:ascii="Times New Roman" w:hAnsi="Times New Roman" w:cs="Times New Roman"/>
          <w:rPrChange w:id="344" w:author="Ye Wang" w:date="2026-04-03T18:36:00Z">
            <w:rPr>
              <w:rFonts w:hint="eastAsia" w:hAnsi="Times New Roman" w:cs="Times New Roman"/>
            </w:rPr>
          </w:rPrChange>
        </w:rPr>
        <w:t>观点值的变化</w:t>
      </w:r>
    </w:p>
    <w:p w14:paraId="2EE47FD8">
      <w:pPr>
        <w:rPr>
          <w:rFonts w:ascii="Times New Roman" w:hAnsi="Times New Roman" w:cs="Times New Roman"/>
          <w:rPrChange w:id="345" w:author="Ye Wang" w:date="2026-04-03T18:36:00Z">
            <w:rPr>
              <w:rFonts w:hAnsi="Times New Roman" w:cs="Times New Roman"/>
            </w:rPr>
          </w:rPrChange>
        </w:rPr>
      </w:pPr>
      <w:r>
        <w:rPr>
          <w:rFonts w:hint="default" w:ascii="Times New Roman" w:hAnsi="Times New Roman" w:cs="Times New Roman"/>
          <w:rPrChange w:id="346" w:author="Ye Wang" w:date="2026-04-03T18:36:00Z">
            <w:rPr>
              <w:rFonts w:hint="eastAsia" w:hAnsi="Times New Roman" w:cs="Times New Roman"/>
            </w:rPr>
          </w:rPrChange>
        </w:rPr>
        <w:t>三者影响力大小是递减的。</w:t>
      </w:r>
    </w:p>
    <w:p w14:paraId="0F0950D2">
      <w:pPr>
        <w:rPr>
          <w:rFonts w:ascii="Times New Roman" w:hAnsi="Times New Roman" w:cs="Times New Roman"/>
          <w:rPrChange w:id="347" w:author="Ye Wang" w:date="2026-04-03T18:36:00Z">
            <w:rPr>
              <w:rFonts w:hAnsi="Times New Roman" w:cs="Times New Roman"/>
            </w:rPr>
          </w:rPrChange>
        </w:rPr>
      </w:pPr>
      <w:r>
        <w:rPr>
          <w:rFonts w:hint="default" w:ascii="Times New Roman" w:hAnsi="Times New Roman" w:cs="Times New Roman"/>
          <w:rPrChange w:id="348" w:author="Ye Wang" w:date="2026-04-03T18:36:00Z">
            <w:rPr>
              <w:rFonts w:hint="eastAsia" w:hAnsi="Times New Roman" w:cs="Times New Roman"/>
            </w:rPr>
          </w:rPrChange>
        </w:rPr>
        <w:t>(1)</w:t>
      </w:r>
      <w:r>
        <w:rPr>
          <w:rFonts w:hint="default" w:ascii="Times New Roman" w:hAnsi="Times New Roman" w:cs="Times New Roman"/>
          <w:rPrChange w:id="349" w:author="Ye Wang" w:date="2026-04-03T18:36:00Z">
            <w:rPr>
              <w:rFonts w:hint="eastAsia" w:hAnsi="Times New Roman" w:cs="Times New Roman"/>
            </w:rPr>
          </w:rPrChange>
        </w:rPr>
        <w:t>和</w:t>
      </w:r>
      <w:r>
        <w:rPr>
          <w:rFonts w:hint="default" w:ascii="Times New Roman" w:hAnsi="Times New Roman" w:cs="Times New Roman"/>
          <w:rPrChange w:id="350" w:author="Ye Wang" w:date="2026-04-03T18:36:00Z">
            <w:rPr>
              <w:rFonts w:hint="eastAsia" w:hAnsi="Times New Roman" w:cs="Times New Roman"/>
            </w:rPr>
          </w:rPrChange>
        </w:rPr>
        <w:t>(2)</w:t>
      </w:r>
      <w:r>
        <w:rPr>
          <w:rFonts w:hint="default" w:ascii="Times New Roman" w:hAnsi="Times New Roman" w:cs="Times New Roman"/>
          <w:rPrChange w:id="351" w:author="Ye Wang" w:date="2026-04-03T18:36:00Z">
            <w:rPr>
              <w:rFonts w:hint="eastAsia" w:hAnsi="Times New Roman" w:cs="Times New Roman"/>
            </w:rPr>
          </w:rPrChange>
        </w:rPr>
        <w:t>虽然总观点变化值是一样的，但</w:t>
      </w:r>
      <w:r>
        <w:rPr>
          <w:rFonts w:hint="default" w:ascii="Times New Roman" w:hAnsi="Times New Roman" w:cs="Times New Roman"/>
          <w:rPrChange w:id="352" w:author="Ye Wang" w:date="2026-04-03T18:36:00Z">
            <w:rPr>
              <w:rFonts w:hint="eastAsia" w:hAnsi="Times New Roman" w:cs="Times New Roman"/>
            </w:rPr>
          </w:rPrChange>
        </w:rPr>
        <w:t>(1)</w:t>
      </w:r>
      <w:r>
        <w:rPr>
          <w:rFonts w:hint="default" w:ascii="Times New Roman" w:hAnsi="Times New Roman" w:cs="Times New Roman"/>
          <w:rPrChange w:id="353" w:author="Ye Wang" w:date="2026-04-03T18:36:00Z">
            <w:rPr>
              <w:rFonts w:hint="eastAsia" w:hAnsi="Times New Roman" w:cs="Times New Roman"/>
            </w:rPr>
          </w:rPrChange>
        </w:rPr>
        <w:t>的影响体现在连续两轮，而</w:t>
      </w:r>
      <w:r>
        <w:rPr>
          <w:rFonts w:hint="default" w:ascii="Times New Roman" w:hAnsi="Times New Roman" w:cs="Times New Roman"/>
          <w:rPrChange w:id="354" w:author="Ye Wang" w:date="2026-04-03T18:36:00Z">
            <w:rPr>
              <w:rFonts w:hint="eastAsia" w:hAnsi="Times New Roman" w:cs="Times New Roman"/>
            </w:rPr>
          </w:rPrChange>
        </w:rPr>
        <w:t>(2)</w:t>
      </w:r>
      <w:r>
        <w:rPr>
          <w:rFonts w:hint="default" w:ascii="Times New Roman" w:hAnsi="Times New Roman" w:cs="Times New Roman"/>
          <w:rPrChange w:id="355" w:author="Ye Wang" w:date="2026-04-03T18:36:00Z">
            <w:rPr>
              <w:rFonts w:hint="eastAsia" w:hAnsi="Times New Roman" w:cs="Times New Roman"/>
            </w:rPr>
          </w:rPrChange>
        </w:rPr>
        <w:t>仅体现在一轮，因此需要在影响力值上体现。</w:t>
      </w:r>
    </w:p>
    <w:p w14:paraId="736E4979">
      <w:pPr>
        <w:rPr>
          <w:rFonts w:ascii="Times New Roman" w:hAnsi="Times New Roman" w:cs="Times New Roman"/>
          <w:rPrChange w:id="356" w:author="Ye Wang" w:date="2026-04-03T18:36:00Z">
            <w:rPr>
              <w:rFonts w:hAnsi="Times New Roman" w:cs="Times New Roman"/>
            </w:rPr>
          </w:rPrChange>
        </w:rPr>
      </w:pPr>
      <w:r>
        <w:rPr>
          <w:rFonts w:hint="default" w:ascii="Times New Roman" w:hAnsi="Times New Roman" w:cs="Times New Roman"/>
          <w:rPrChange w:id="357" w:author="Ye Wang" w:date="2026-04-03T18:36:00Z">
            <w:rPr>
              <w:rFonts w:hint="eastAsia" w:hAnsi="Times New Roman" w:cs="Times New Roman"/>
            </w:rPr>
          </w:rPrChange>
        </w:rPr>
        <w:t>(1)</w:t>
      </w:r>
      <w:r>
        <w:rPr>
          <w:rFonts w:hint="default" w:ascii="Times New Roman" w:hAnsi="Times New Roman" w:cs="Times New Roman"/>
          <w:rPrChange w:id="358" w:author="Ye Wang" w:date="2026-04-03T18:36:00Z">
            <w:rPr>
              <w:rFonts w:hint="eastAsia" w:hAnsi="Times New Roman" w:cs="Times New Roman"/>
            </w:rPr>
          </w:rPrChange>
        </w:rPr>
        <w:t>和</w:t>
      </w:r>
      <w:r>
        <w:rPr>
          <w:rFonts w:hint="default" w:ascii="Times New Roman" w:hAnsi="Times New Roman" w:cs="Times New Roman"/>
          <w:rPrChange w:id="359" w:author="Ye Wang" w:date="2026-04-03T18:36:00Z">
            <w:rPr>
              <w:rFonts w:hint="eastAsia" w:hAnsi="Times New Roman" w:cs="Times New Roman"/>
            </w:rPr>
          </w:rPrChange>
        </w:rPr>
        <w:t>(3)</w:t>
      </w:r>
      <w:r>
        <w:rPr>
          <w:rFonts w:hint="default" w:ascii="Times New Roman" w:hAnsi="Times New Roman" w:cs="Times New Roman"/>
          <w:rPrChange w:id="360" w:author="Ye Wang" w:date="2026-04-03T18:36:00Z">
            <w:rPr>
              <w:rFonts w:hint="eastAsia" w:hAnsi="Times New Roman" w:cs="Times New Roman"/>
            </w:rPr>
          </w:rPrChange>
        </w:rPr>
        <w:t>虽然影响都存在于两轮中，但</w:t>
      </w:r>
      <w:r>
        <w:rPr>
          <w:rFonts w:hint="default" w:ascii="Times New Roman" w:hAnsi="Times New Roman" w:cs="Times New Roman"/>
          <w:rPrChange w:id="361" w:author="Ye Wang" w:date="2026-04-03T18:36:00Z">
            <w:rPr>
              <w:rFonts w:hint="eastAsia" w:hAnsi="Times New Roman" w:cs="Times New Roman"/>
            </w:rPr>
          </w:rPrChange>
        </w:rPr>
        <w:t>(3)</w:t>
      </w:r>
      <w:r>
        <w:rPr>
          <w:rFonts w:hint="default" w:ascii="Times New Roman" w:hAnsi="Times New Roman" w:cs="Times New Roman"/>
          <w:rPrChange w:id="362" w:author="Ye Wang" w:date="2026-04-03T18:36:00Z">
            <w:rPr>
              <w:rFonts w:hint="eastAsia" w:hAnsi="Times New Roman" w:cs="Times New Roman"/>
            </w:rPr>
          </w:rPrChange>
        </w:rPr>
        <w:t>的两轮并不连续，这意味着比</w:t>
      </w:r>
      <w:r>
        <w:rPr>
          <w:rFonts w:hint="default" w:ascii="Times New Roman" w:hAnsi="Times New Roman" w:cs="Times New Roman"/>
          <w:rPrChange w:id="363" w:author="Ye Wang" w:date="2026-04-03T18:36:00Z">
            <w:rPr>
              <w:rFonts w:hint="eastAsia" w:hAnsi="Times New Roman" w:cs="Times New Roman"/>
            </w:rPr>
          </w:rPrChange>
        </w:rPr>
        <w:t>(1)</w:t>
      </w:r>
      <w:r>
        <w:rPr>
          <w:rFonts w:hint="default" w:ascii="Times New Roman" w:hAnsi="Times New Roman" w:cs="Times New Roman"/>
          <w:rPrChange w:id="364" w:author="Ye Wang" w:date="2026-04-03T18:36:00Z">
            <w:rPr>
              <w:rFonts w:hint="eastAsia" w:hAnsi="Times New Roman" w:cs="Times New Roman"/>
            </w:rPr>
          </w:rPrChange>
        </w:rPr>
        <w:t>更多辩论内容的加入，因此影响力更弱。</w:t>
      </w:r>
    </w:p>
    <w:p w14:paraId="6905A835">
      <w:pPr>
        <w:rPr>
          <w:rFonts w:ascii="Times New Roman" w:hAnsi="Times New Roman" w:cs="Times New Roman"/>
          <w:rPrChange w:id="365" w:author="Ye Wang" w:date="2026-04-03T18:36:00Z">
            <w:rPr>
              <w:rFonts w:hAnsi="Times New Roman" w:cs="Times New Roman"/>
            </w:rPr>
          </w:rPrChange>
        </w:rPr>
      </w:pPr>
      <w:r>
        <w:rPr>
          <w:rFonts w:hint="default" w:ascii="Times New Roman" w:hAnsi="Times New Roman" w:cs="Times New Roman"/>
          <w:rPrChange w:id="366" w:author="Ye Wang" w:date="2026-04-03T18:36:00Z">
            <w:rPr>
              <w:rFonts w:hint="eastAsia" w:hAnsi="Times New Roman" w:cs="Times New Roman"/>
            </w:rPr>
          </w:rPrChange>
        </w:rPr>
        <w:t>(3)</w:t>
      </w:r>
      <w:r>
        <w:rPr>
          <w:rFonts w:hint="default" w:ascii="Times New Roman" w:hAnsi="Times New Roman" w:cs="Times New Roman"/>
          <w:rPrChange w:id="367" w:author="Ye Wang" w:date="2026-04-03T18:36:00Z">
            <w:rPr>
              <w:rFonts w:hint="eastAsia" w:hAnsi="Times New Roman" w:cs="Times New Roman"/>
            </w:rPr>
          </w:rPrChange>
        </w:rPr>
        <w:t>和</w:t>
      </w:r>
      <w:r>
        <w:rPr>
          <w:rFonts w:hint="default" w:ascii="Times New Roman" w:hAnsi="Times New Roman" w:cs="Times New Roman"/>
          <w:rPrChange w:id="368" w:author="Ye Wang" w:date="2026-04-03T18:36:00Z">
            <w:rPr>
              <w:rFonts w:hint="eastAsia" w:hAnsi="Times New Roman" w:cs="Times New Roman"/>
            </w:rPr>
          </w:rPrChange>
        </w:rPr>
        <w:t>(2)</w:t>
      </w:r>
      <w:r>
        <w:rPr>
          <w:rFonts w:hint="default" w:ascii="Times New Roman" w:hAnsi="Times New Roman" w:cs="Times New Roman"/>
          <w:rPrChange w:id="369" w:author="Ye Wang" w:date="2026-04-03T18:36:00Z">
            <w:rPr>
              <w:rFonts w:hint="eastAsia" w:hAnsi="Times New Roman" w:cs="Times New Roman"/>
            </w:rPr>
          </w:rPrChange>
        </w:rPr>
        <w:t>相比，观点改变的过程更长，意味着有更多辩论内容的加入，因此影响力会被削弱。</w:t>
      </w:r>
    </w:p>
    <w:p w14:paraId="1912DFD5">
      <w:pPr>
        <w:rPr>
          <w:rFonts w:ascii="Times New Roman" w:hAnsi="Times New Roman" w:cs="Times New Roman"/>
          <w:rPrChange w:id="370" w:author="Ye Wang" w:date="2026-04-03T18:36:00Z">
            <w:rPr>
              <w:rFonts w:hAnsi="Times New Roman" w:cs="Times New Roman"/>
            </w:rPr>
          </w:rPrChange>
        </w:rPr>
      </w:pPr>
      <w:r>
        <w:rPr>
          <w:rFonts w:hint="default" w:ascii="Times New Roman" w:hAnsi="Times New Roman" w:cs="Times New Roman"/>
          <w:rPrChange w:id="371" w:author="Ye Wang" w:date="2026-04-03T18:36:00Z">
            <w:rPr>
              <w:rFonts w:hint="eastAsia" w:hAnsi="Times New Roman" w:cs="Times New Roman"/>
            </w:rPr>
          </w:rPrChange>
        </w:rPr>
        <w:t>【</w:t>
      </w:r>
    </w:p>
    <w:p w14:paraId="0421BB69">
      <w:pPr>
        <w:rPr>
          <w:rStyle w:val="13"/>
          <w:rFonts w:ascii="Times New Roman" w:hAnsi="Times New Roman" w:eastAsia="Segoe UI" w:cs="Times New Roman"/>
          <w:color w:val="0F1115"/>
          <w:sz w:val="16"/>
          <w:szCs w:val="16"/>
          <w:shd w:val="clear" w:color="auto" w:fill="FFFFFF"/>
          <w:rPrChange w:id="372" w:author="Ye Wang" w:date="2026-04-03T18:36:00Z">
            <w:rPr>
              <w:rStyle w:val="13"/>
              <w:rFonts w:ascii="Segoe UI" w:hAnsi="Segoe UI" w:eastAsia="Segoe UI" w:cs="Segoe UI"/>
              <w:color w:val="0F1115"/>
              <w:sz w:val="16"/>
              <w:szCs w:val="16"/>
              <w:shd w:val="clear" w:color="auto" w:fill="FFFFFF"/>
            </w:rPr>
          </w:rPrChange>
        </w:rPr>
      </w:pPr>
      <w:r>
        <w:rPr>
          <w:rStyle w:val="13"/>
          <w:rFonts w:hint="default" w:ascii="Times New Roman" w:hAnsi="Times New Roman" w:eastAsia="Segoe UI" w:cs="Times New Roman"/>
          <w:color w:val="0F1115"/>
          <w:sz w:val="16"/>
          <w:szCs w:val="16"/>
          <w:shd w:val="clear" w:color="auto" w:fill="FFFFFF"/>
          <w:rPrChange w:id="373" w:author="Ye Wang" w:date="2026-04-03T18:36:00Z">
            <w:rPr>
              <w:rStyle w:val="13"/>
              <w:rFonts w:hint="eastAsia" w:ascii="Segoe UI" w:hAnsi="Segoe UI" w:eastAsia="Segoe UI" w:cs="Segoe UI"/>
              <w:color w:val="0F1115"/>
              <w:sz w:val="16"/>
              <w:szCs w:val="16"/>
              <w:shd w:val="clear" w:color="auto" w:fill="FFFFFF"/>
            </w:rPr>
          </w:rPrChange>
        </w:rPr>
        <w:t xml:space="preserve">Zhang, Y., Fishbach, A., &amp; </w:t>
      </w:r>
      <w:r>
        <w:rPr>
          <w:rStyle w:val="13"/>
          <w:rFonts w:hint="default" w:ascii="Times New Roman" w:hAnsi="Times New Roman" w:eastAsia="Segoe UI" w:cs="Times New Roman"/>
          <w:color w:val="0F1115"/>
          <w:sz w:val="16"/>
          <w:szCs w:val="16"/>
          <w:shd w:val="clear" w:color="auto" w:fill="FFFFFF"/>
          <w:rPrChange w:id="374" w:author="Ye Wang" w:date="2026-04-03T18:36:00Z">
            <w:rPr>
              <w:rStyle w:val="13"/>
              <w:rFonts w:hint="eastAsia" w:ascii="Segoe UI" w:hAnsi="Segoe UI" w:eastAsia="Segoe UI" w:cs="Segoe UI"/>
              <w:color w:val="0F1115"/>
              <w:sz w:val="16"/>
              <w:szCs w:val="16"/>
              <w:shd w:val="clear" w:color="auto" w:fill="FFFFFF"/>
            </w:rPr>
          </w:rPrChange>
        </w:rPr>
        <w:t>Kruglanski</w:t>
      </w:r>
      <w:r>
        <w:rPr>
          <w:rStyle w:val="13"/>
          <w:rFonts w:hint="default" w:ascii="Times New Roman" w:hAnsi="Times New Roman" w:eastAsia="Segoe UI" w:cs="Times New Roman"/>
          <w:color w:val="0F1115"/>
          <w:sz w:val="16"/>
          <w:szCs w:val="16"/>
          <w:shd w:val="clear" w:color="auto" w:fill="FFFFFF"/>
          <w:rPrChange w:id="375" w:author="Ye Wang" w:date="2026-04-03T18:36:00Z">
            <w:rPr>
              <w:rStyle w:val="13"/>
              <w:rFonts w:hint="eastAsia" w:ascii="Segoe UI" w:hAnsi="Segoe UI" w:eastAsia="Segoe UI" w:cs="Segoe UI"/>
              <w:color w:val="0F1115"/>
              <w:sz w:val="16"/>
              <w:szCs w:val="16"/>
              <w:shd w:val="clear" w:color="auto" w:fill="FFFFFF"/>
            </w:rPr>
          </w:rPrChange>
        </w:rPr>
        <w:t>, A. W. (2007). The dilution model: How additional goals undermine the perceived instrumentality of a shared path. Journal of Personality and Social Psychology, 92(5), 767-781.</w:t>
      </w:r>
    </w:p>
    <w:p w14:paraId="1D1F5422">
      <w:pPr>
        <w:pStyle w:val="4"/>
        <w:widowControl/>
        <w:shd w:val="clear" w:color="auto" w:fill="FFFFFF"/>
        <w:spacing w:before="160" w:beforeAutospacing="0" w:after="160" w:afterAutospacing="0" w:line="280" w:lineRule="atLeast"/>
        <w:rPr>
          <w:rStyle w:val="13"/>
          <w:rFonts w:hint="default" w:ascii="Times New Roman" w:hAnsi="Times New Roman" w:eastAsia="Segoe UI" w:cs="Times New Roman"/>
          <w:color w:val="0F1115"/>
          <w:kern w:val="2"/>
          <w:sz w:val="16"/>
          <w:szCs w:val="16"/>
          <w:shd w:val="clear" w:color="auto" w:fill="FFFFFF"/>
          <w:rPrChange w:id="376" w:author="Ye Wang" w:date="2026-04-03T18:36:00Z">
            <w:rPr>
              <w:rStyle w:val="13"/>
              <w:rFonts w:hint="default" w:ascii="Segoe UI" w:hAnsi="Segoe UI" w:eastAsia="Segoe UI" w:cs="Segoe UI"/>
              <w:color w:val="0F1115"/>
              <w:kern w:val="2"/>
              <w:sz w:val="16"/>
              <w:szCs w:val="16"/>
              <w:shd w:val="clear" w:color="auto" w:fill="FFFFFF"/>
            </w:rPr>
          </w:rPrChange>
        </w:rPr>
      </w:pPr>
      <w:r>
        <w:rPr>
          <w:rStyle w:val="13"/>
          <w:rFonts w:ascii="微软雅黑" w:hAnsi="微软雅黑" w:eastAsia="微软雅黑" w:cs="微软雅黑"/>
          <w:color w:val="0F1115"/>
          <w:kern w:val="2"/>
          <w:sz w:val="16"/>
          <w:szCs w:val="16"/>
          <w:shd w:val="clear" w:color="auto" w:fill="FFFFFF"/>
          <w:rPrChange w:id="377" w:author="Ye Wang" w:date="2026-04-03T18:36:00Z">
            <w:rPr>
              <w:rStyle w:val="13"/>
              <w:rFonts w:ascii="Segoe UI" w:hAnsi="Segoe UI" w:eastAsia="Segoe UI" w:cs="Segoe UI"/>
              <w:color w:val="0F1115"/>
              <w:kern w:val="2"/>
              <w:sz w:val="16"/>
              <w:szCs w:val="16"/>
              <w:shd w:val="clear" w:color="auto" w:fill="FFFFFF"/>
            </w:rPr>
          </w:rPrChange>
        </w:rPr>
        <w:t>说的是稀释效应，分步更改会</w:t>
      </w:r>
      <w:r>
        <w:rPr>
          <w:rStyle w:val="13"/>
          <w:rFonts w:hint="eastAsia" w:ascii="微软雅黑" w:hAnsi="微软雅黑" w:eastAsia="微软雅黑" w:cs="微软雅黑"/>
          <w:color w:val="0F1115"/>
          <w:kern w:val="2"/>
          <w:sz w:val="16"/>
          <w:szCs w:val="16"/>
          <w:shd w:val="clear" w:color="auto" w:fill="FFFFFF"/>
          <w:rPrChange w:id="378" w:author="Ye Wang" w:date="2026-04-03T18:36:00Z">
            <w:rPr>
              <w:rStyle w:val="13"/>
              <w:rFonts w:hint="default" w:ascii="Segoe UI" w:hAnsi="Segoe UI" w:eastAsia="Segoe UI" w:cs="Segoe UI"/>
              <w:color w:val="0F1115"/>
              <w:kern w:val="2"/>
              <w:sz w:val="16"/>
              <w:szCs w:val="16"/>
              <w:shd w:val="clear" w:color="auto" w:fill="FFFFFF"/>
            </w:rPr>
          </w:rPrChange>
        </w:rPr>
        <w:t>削弱影响力</w:t>
      </w:r>
    </w:p>
    <w:p w14:paraId="55EB5D8A">
      <w:pPr>
        <w:rPr>
          <w:rFonts w:ascii="Times New Roman" w:hAnsi="Times New Roman" w:cs="Times New Roman"/>
          <w:rPrChange w:id="379" w:author="Ye Wang" w:date="2026-04-03T18:36:00Z">
            <w:rPr>
              <w:rFonts w:hAnsi="Times New Roman" w:cs="Times New Roman"/>
            </w:rPr>
          </w:rPrChange>
        </w:rPr>
      </w:pPr>
      <w:r>
        <w:rPr>
          <w:rFonts w:hint="default" w:ascii="Times New Roman" w:hAnsi="Times New Roman" w:cs="Times New Roman"/>
          <w:rPrChange w:id="380" w:author="Ye Wang" w:date="2026-04-03T18:36:00Z">
            <w:rPr>
              <w:rFonts w:hint="eastAsia" w:hAnsi="Times New Roman" w:cs="Times New Roman"/>
            </w:rPr>
          </w:rPrChange>
        </w:rPr>
        <w:t>】</w:t>
      </w:r>
    </w:p>
    <w:p w14:paraId="41705205">
      <w:pPr>
        <w:rPr>
          <w:rFonts w:ascii="Times New Roman" w:hAnsi="Times New Roman" w:cs="Times New Roman"/>
          <w:rPrChange w:id="381" w:author="Ye Wang" w:date="2026-04-03T18:36:00Z">
            <w:rPr>
              <w:rFonts w:hAnsi="Times New Roman" w:cs="Times New Roman"/>
            </w:rPr>
          </w:rPrChange>
        </w:rPr>
      </w:pPr>
    </w:p>
    <w:p w14:paraId="0D077052">
      <w:pPr>
        <w:rPr>
          <w:rFonts w:ascii="Times New Roman" w:hAnsi="Times New Roman" w:cs="Times New Roman"/>
        </w:rPr>
      </w:pPr>
      <w:r>
        <w:rPr>
          <w:rFonts w:hint="default" w:ascii="Times New Roman" w:hAnsi="Times New Roman" w:cs="Times New Roman"/>
          <w:b/>
          <w:bCs/>
          <w:rPrChange w:id="382" w:author="Ye Wang" w:date="2026-04-03T18:36:00Z">
            <w:rPr>
              <w:rFonts w:hint="eastAsia" w:ascii="Times New Roman" w:hAnsi="Times New Roman" w:cs="Times New Roman"/>
              <w:b/>
              <w:bCs/>
            </w:rPr>
          </w:rPrChange>
        </w:rPr>
        <w:t>影响力分配</w:t>
      </w:r>
    </w:p>
    <w:p w14:paraId="716CBFD8">
      <w:pPr>
        <w:rPr>
          <w:rFonts w:ascii="Times New Roman" w:hAnsi="Times New Roman" w:cs="Times New Roman"/>
        </w:rPr>
      </w:pPr>
      <w:r>
        <w:rPr>
          <w:rFonts w:hint="default" w:ascii="Times New Roman" w:hAnsi="Times New Roman" w:cs="Times New Roman"/>
          <w:rPrChange w:id="383" w:author="Ye Wang" w:date="2026-04-03T18:36:00Z">
            <w:rPr>
              <w:rFonts w:hint="eastAsia" w:ascii="Times New Roman" w:hAnsi="Times New Roman" w:cs="Times New Roman"/>
            </w:rPr>
          </w:rPrChange>
        </w:rPr>
        <w:t>每次计</w:t>
      </w:r>
      <w:r>
        <w:rPr>
          <w:rFonts w:ascii="Times New Roman" w:hAnsi="Times New Roman" w:cs="Times New Roman"/>
        </w:rPr>
        <w:t>算出的influence是对于</w:t>
      </w:r>
      <w:r>
        <w:rPr>
          <w:rFonts w:hint="default" w:ascii="Times New Roman" w:hAnsi="Times New Roman" w:cs="Times New Roman"/>
          <w:rPrChange w:id="384" w:author="Ye Wang" w:date="2026-04-03T18:36:00Z">
            <w:rPr>
              <w:rFonts w:hint="eastAsia" w:ascii="Times New Roman" w:hAnsi="Times New Roman" w:cs="Times New Roman"/>
            </w:rPr>
          </w:rPrChange>
        </w:rPr>
        <w:t>此次观点改变</w:t>
      </w:r>
      <w:r>
        <w:rPr>
          <w:rFonts w:ascii="Times New Roman" w:hAnsi="Times New Roman" w:cs="Times New Roman"/>
        </w:rPr>
        <w:t>的</w:t>
      </w:r>
      <w:r>
        <w:rPr>
          <w:rFonts w:hint="default" w:ascii="Times New Roman" w:hAnsi="Times New Roman" w:cs="Times New Roman"/>
          <w:rPrChange w:id="385" w:author="Ye Wang" w:date="2026-04-03T18:36:00Z">
            <w:rPr>
              <w:rFonts w:hint="eastAsia" w:ascii="Times New Roman" w:hAnsi="Times New Roman" w:cs="Times New Roman"/>
            </w:rPr>
          </w:rPrChange>
        </w:rPr>
        <w:t>影响力</w:t>
      </w:r>
      <w:r>
        <w:rPr>
          <w:rFonts w:ascii="Times New Roman" w:hAnsi="Times New Roman" w:cs="Times New Roman"/>
        </w:rPr>
        <w:t>总分，被所有</w:t>
      </w:r>
      <w:r>
        <w:rPr>
          <w:rFonts w:hint="default" w:ascii="Times New Roman" w:hAnsi="Times New Roman" w:cs="Times New Roman"/>
          <w:rPrChange w:id="386" w:author="Ye Wang" w:date="2026-04-03T18:36:00Z">
            <w:rPr>
              <w:rFonts w:hint="eastAsia" w:ascii="Times New Roman" w:hAnsi="Times New Roman" w:cs="Times New Roman"/>
            </w:rPr>
          </w:rPrChange>
        </w:rPr>
        <w:t>产生影响</w:t>
      </w:r>
      <w:r>
        <w:rPr>
          <w:rFonts w:ascii="Times New Roman" w:hAnsi="Times New Roman" w:cs="Times New Roman"/>
        </w:rPr>
        <w:t>的agent平分。</w:t>
      </w:r>
    </w:p>
    <w:p w14:paraId="7408BB4D">
      <w:pPr>
        <w:rPr>
          <w:rFonts w:ascii="Times New Roman" w:hAnsi="Times New Roman" w:cs="Times New Roman"/>
        </w:rPr>
      </w:pPr>
      <w:r>
        <w:rPr>
          <w:rFonts w:hint="default" w:ascii="Times New Roman" w:hAnsi="Times New Roman" w:cs="Times New Roman"/>
          <w:rPrChange w:id="387" w:author="Ye Wang" w:date="2026-04-03T18:36:00Z">
            <w:rPr>
              <w:rFonts w:hint="eastAsia" w:ascii="Times New Roman" w:hAnsi="Times New Roman" w:cs="Times New Roman"/>
            </w:rPr>
          </w:rPrChange>
        </w:rPr>
        <w:t>因为相同的影响情况，源智能体越多，其单体的影响力会更小。</w:t>
      </w:r>
    </w:p>
    <w:p w14:paraId="0E06604D">
      <w:pPr>
        <w:rPr>
          <w:rFonts w:ascii="Times New Roman" w:hAnsi="Times New Roman" w:cs="Times New Roman"/>
        </w:rPr>
      </w:pPr>
      <w:r>
        <w:rPr>
          <w:rFonts w:hint="default" w:ascii="Times New Roman" w:hAnsi="Times New Roman" w:cs="Times New Roman"/>
          <w:rPrChange w:id="388" w:author="Ye Wang" w:date="2026-04-03T18:36:00Z">
            <w:rPr>
              <w:rFonts w:hint="eastAsia" w:ascii="Times New Roman" w:hAnsi="Times New Roman" w:cs="Times New Roman"/>
            </w:rPr>
          </w:rPrChange>
        </w:rPr>
        <w:t>【</w:t>
      </w:r>
    </w:p>
    <w:p w14:paraId="25A93008">
      <w:pPr>
        <w:rPr>
          <w:rStyle w:val="13"/>
          <w:rFonts w:ascii="Times New Roman" w:hAnsi="Times New Roman" w:eastAsia="Segoe UI" w:cs="Times New Roman"/>
          <w:color w:val="0F1115"/>
          <w:sz w:val="16"/>
          <w:szCs w:val="16"/>
          <w:shd w:val="clear" w:color="auto" w:fill="FFFFFF"/>
          <w:rPrChange w:id="389" w:author="Ye Wang" w:date="2026-04-03T18:36:00Z">
            <w:rPr>
              <w:rStyle w:val="13"/>
              <w:rFonts w:ascii="Segoe UI" w:hAnsi="Segoe UI" w:eastAsia="Segoe UI" w:cs="Segoe UI"/>
              <w:color w:val="0F1115"/>
              <w:sz w:val="16"/>
              <w:szCs w:val="16"/>
              <w:shd w:val="clear" w:color="auto" w:fill="FFFFFF"/>
            </w:rPr>
          </w:rPrChange>
        </w:rPr>
      </w:pPr>
      <w:r>
        <w:rPr>
          <w:rStyle w:val="13"/>
          <w:rFonts w:hint="default" w:ascii="Times New Roman" w:hAnsi="Times New Roman" w:eastAsia="Segoe UI" w:cs="Times New Roman"/>
          <w:color w:val="0F1115"/>
          <w:sz w:val="16"/>
          <w:szCs w:val="16"/>
          <w:shd w:val="clear" w:color="auto" w:fill="FFFFFF"/>
          <w:rPrChange w:id="390" w:author="Ye Wang" w:date="2026-04-03T18:36:00Z">
            <w:rPr>
              <w:rStyle w:val="13"/>
              <w:rFonts w:hint="eastAsia" w:ascii="Segoe UI" w:hAnsi="Segoe UI" w:eastAsia="Segoe UI" w:cs="Segoe UI"/>
              <w:color w:val="0F1115"/>
              <w:sz w:val="16"/>
              <w:szCs w:val="16"/>
              <w:shd w:val="clear" w:color="auto" w:fill="FFFFFF"/>
            </w:rPr>
          </w:rPrChange>
        </w:rPr>
        <w:t>Asch, S. E. (1956). Studies of independence and conformity: I. A minority of one against a unanimous majority.</w:t>
      </w:r>
      <w:r>
        <w:rPr>
          <w:rStyle w:val="13"/>
          <w:rFonts w:ascii="Times New Roman" w:hAnsi="Times New Roman" w:eastAsia="Segoe UI" w:cs="Times New Roman"/>
          <w:color w:val="0F1115"/>
          <w:sz w:val="16"/>
          <w:szCs w:val="16"/>
          <w:shd w:val="clear" w:color="auto" w:fill="FFFFFF"/>
          <w:rPrChange w:id="391" w:author="Ye Wang" w:date="2026-04-03T18:36:00Z">
            <w:rPr>
              <w:rStyle w:val="13"/>
              <w:rFonts w:ascii="Segoe UI" w:hAnsi="Segoe UI" w:eastAsia="Segoe UI" w:cs="Segoe UI"/>
              <w:color w:val="0F1115"/>
              <w:sz w:val="16"/>
              <w:szCs w:val="16"/>
              <w:shd w:val="clear" w:color="auto" w:fill="FFFFFF"/>
            </w:rPr>
          </w:rPrChange>
        </w:rPr>
        <w:t> Psychological monographs: General and applied, 70(9), 1.</w:t>
      </w:r>
    </w:p>
    <w:p w14:paraId="66A47660">
      <w:pPr>
        <w:rPr>
          <w:rStyle w:val="13"/>
          <w:rFonts w:ascii="Times New Roman" w:hAnsi="Times New Roman" w:eastAsia="Segoe UI" w:cs="Times New Roman"/>
          <w:b/>
          <w:bCs/>
          <w:color w:val="0F1115"/>
          <w:sz w:val="16"/>
          <w:szCs w:val="16"/>
          <w:shd w:val="clear" w:color="auto" w:fill="FFFFFF"/>
          <w:rPrChange w:id="392" w:author="Ye Wang" w:date="2026-04-03T18:36:00Z">
            <w:rPr>
              <w:rStyle w:val="13"/>
              <w:rFonts w:ascii="Segoe UI" w:hAnsi="Segoe UI" w:eastAsia="Segoe UI" w:cs="Segoe UI"/>
              <w:b/>
              <w:bCs/>
              <w:color w:val="0F1115"/>
              <w:sz w:val="16"/>
              <w:szCs w:val="16"/>
              <w:shd w:val="clear" w:color="auto" w:fill="FFFFFF"/>
            </w:rPr>
          </w:rPrChange>
        </w:rPr>
      </w:pPr>
      <w:r>
        <w:rPr>
          <w:rStyle w:val="13"/>
          <w:rFonts w:hint="eastAsia" w:ascii="微软雅黑" w:hAnsi="微软雅黑" w:eastAsia="微软雅黑" w:cs="微软雅黑"/>
          <w:b/>
          <w:bCs/>
          <w:color w:val="0F1115"/>
          <w:sz w:val="16"/>
          <w:szCs w:val="16"/>
          <w:shd w:val="clear" w:color="auto" w:fill="FFFFFF"/>
          <w:rPrChange w:id="393" w:author="Ye Wang" w:date="2026-04-03T18:36:00Z">
            <w:rPr>
              <w:rStyle w:val="13"/>
              <w:rFonts w:hint="eastAsia" w:ascii="Segoe UI" w:hAnsi="Segoe UI" w:eastAsia="Segoe UI" w:cs="Segoe UI"/>
              <w:b/>
              <w:bCs/>
              <w:color w:val="0F1115"/>
              <w:sz w:val="16"/>
              <w:szCs w:val="16"/>
              <w:shd w:val="clear" w:color="auto" w:fill="FFFFFF"/>
            </w:rPr>
          </w:rPrChange>
        </w:rPr>
        <w:t>说的是人越多越容易影响（实验是小社区，多数派人数为</w:t>
      </w:r>
      <w:r>
        <w:rPr>
          <w:rStyle w:val="13"/>
          <w:rFonts w:hint="default" w:ascii="Times New Roman" w:hAnsi="Times New Roman" w:eastAsia="Segoe UI" w:cs="Times New Roman"/>
          <w:b/>
          <w:bCs/>
          <w:color w:val="0F1115"/>
          <w:sz w:val="16"/>
          <w:szCs w:val="16"/>
          <w:shd w:val="clear" w:color="auto" w:fill="FFFFFF"/>
          <w:rPrChange w:id="394" w:author="Ye Wang" w:date="2026-04-03T18:36:00Z">
            <w:rPr>
              <w:rStyle w:val="13"/>
              <w:rFonts w:hint="eastAsia" w:ascii="Segoe UI" w:hAnsi="Segoe UI" w:eastAsia="Segoe UI" w:cs="Segoe UI"/>
              <w:b/>
              <w:bCs/>
              <w:color w:val="0F1115"/>
              <w:sz w:val="16"/>
              <w:szCs w:val="16"/>
              <w:shd w:val="clear" w:color="auto" w:fill="FFFFFF"/>
            </w:rPr>
          </w:rPrChange>
        </w:rPr>
        <w:t>5-9</w:t>
      </w:r>
      <w:r>
        <w:rPr>
          <w:rStyle w:val="13"/>
          <w:rFonts w:hint="eastAsia" w:ascii="微软雅黑" w:hAnsi="微软雅黑" w:eastAsia="微软雅黑" w:cs="微软雅黑"/>
          <w:b/>
          <w:bCs/>
          <w:color w:val="0F1115"/>
          <w:sz w:val="16"/>
          <w:szCs w:val="16"/>
          <w:shd w:val="clear" w:color="auto" w:fill="FFFFFF"/>
          <w:rPrChange w:id="395" w:author="Ye Wang" w:date="2026-04-03T18:36:00Z">
            <w:rPr>
              <w:rStyle w:val="13"/>
              <w:rFonts w:hint="eastAsia" w:ascii="Segoe UI" w:hAnsi="Segoe UI" w:eastAsia="Segoe UI" w:cs="Segoe UI"/>
              <w:b/>
              <w:bCs/>
              <w:color w:val="0F1115"/>
              <w:sz w:val="16"/>
              <w:szCs w:val="16"/>
              <w:shd w:val="clear" w:color="auto" w:fill="FFFFFF"/>
            </w:rPr>
          </w:rPrChange>
        </w:rPr>
        <w:t>）</w:t>
      </w:r>
    </w:p>
    <w:p w14:paraId="4E5E280D">
      <w:pPr>
        <w:jc w:val="center"/>
        <w:rPr>
          <w:rFonts w:ascii="Times New Roman" w:hAnsi="Times New Roman" w:cs="Times New Roman"/>
          <w:rPrChange w:id="396" w:author="Ye Wang" w:date="2026-04-03T18:36:00Z">
            <w:rPr/>
          </w:rPrChange>
        </w:rPr>
      </w:pPr>
      <w:r>
        <w:rPr>
          <w:rFonts w:ascii="Times New Roman" w:hAnsi="Times New Roman" w:cs="Times New Roman"/>
          <w:rPrChange w:id="398" w:author="Ye Wang" w:date="2026-04-03T18:36:00Z">
            <w:rPr/>
          </w:rPrChange>
        </w:rPr>
        <w:drawing>
          <wp:inline distT="0" distB="0" distL="114300" distR="114300">
            <wp:extent cx="4167505" cy="2191385"/>
            <wp:effectExtent l="0" t="0" r="1079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167505" cy="2191385"/>
                    </a:xfrm>
                    <a:prstGeom prst="rect">
                      <a:avLst/>
                    </a:prstGeom>
                    <a:noFill/>
                    <a:ln>
                      <a:noFill/>
                    </a:ln>
                  </pic:spPr>
                </pic:pic>
              </a:graphicData>
            </a:graphic>
          </wp:inline>
        </w:drawing>
      </w:r>
    </w:p>
    <w:p w14:paraId="0D335923">
      <w:pPr>
        <w:pStyle w:val="5"/>
        <w:jc w:val="center"/>
        <w:rPr>
          <w:rStyle w:val="13"/>
          <w:rFonts w:ascii="Times New Roman" w:hAnsi="Times New Roman" w:eastAsia="Segoe UI" w:cs="Times New Roman"/>
          <w:i w:val="0"/>
          <w:iCs/>
          <w:color w:val="0F1115"/>
          <w:sz w:val="16"/>
          <w:szCs w:val="16"/>
          <w:shd w:val="clear" w:color="auto" w:fill="FFFFFF"/>
          <w:rPrChange w:id="399" w:author="Ye Wang" w:date="2026-04-03T18:36:00Z">
            <w:rPr>
              <w:rStyle w:val="13"/>
              <w:rFonts w:ascii="Segoe UI" w:hAnsi="Segoe UI" w:eastAsia="Segoe UI" w:cs="Segoe UI"/>
              <w:i w:val="0"/>
              <w:iCs/>
              <w:color w:val="0F1115"/>
              <w:sz w:val="16"/>
              <w:szCs w:val="16"/>
              <w:shd w:val="clear" w:color="auto" w:fill="FFFFFF"/>
            </w:rPr>
          </w:rPrChange>
        </w:rPr>
      </w:pPr>
      <w:r>
        <w:rPr>
          <w:rStyle w:val="13"/>
          <w:rFonts w:hint="eastAsia" w:ascii="微软雅黑" w:hAnsi="微软雅黑" w:eastAsia="微软雅黑" w:cs="微软雅黑"/>
          <w:i w:val="0"/>
          <w:iCs/>
          <w:color w:val="0F1115"/>
          <w:sz w:val="16"/>
          <w:szCs w:val="16"/>
          <w:shd w:val="clear" w:color="auto" w:fill="FFFFFF"/>
          <w:rPrChange w:id="400" w:author="Ye Wang" w:date="2026-04-03T18:36:00Z">
            <w:rPr>
              <w:rStyle w:val="13"/>
              <w:rFonts w:hint="eastAsia" w:ascii="Segoe UI" w:hAnsi="Segoe UI" w:eastAsia="Segoe UI" w:cs="Segoe UI"/>
              <w:i w:val="0"/>
              <w:iCs/>
              <w:color w:val="0F1115"/>
              <w:sz w:val="16"/>
              <w:szCs w:val="16"/>
              <w:shd w:val="clear" w:color="auto" w:fill="FFFFFF"/>
            </w:rPr>
          </w:rPrChange>
        </w:rPr>
        <w:t>图</w:t>
      </w:r>
      <w:r>
        <w:rPr>
          <w:rStyle w:val="13"/>
          <w:rFonts w:hint="default" w:ascii="Times New Roman" w:hAnsi="Times New Roman" w:eastAsia="Segoe UI" w:cs="Times New Roman"/>
          <w:i w:val="0"/>
          <w:iCs/>
          <w:color w:val="0F1115"/>
          <w:sz w:val="16"/>
          <w:szCs w:val="16"/>
          <w:shd w:val="clear" w:color="auto" w:fill="FFFFFF"/>
          <w:rPrChange w:id="401" w:author="Ye Wang" w:date="2026-04-03T18:36:00Z">
            <w:rPr>
              <w:rStyle w:val="13"/>
              <w:rFonts w:hint="eastAsia" w:ascii="Segoe UI" w:hAnsi="Segoe UI" w:eastAsia="Segoe UI" w:cs="Segoe UI"/>
              <w:i w:val="0"/>
              <w:iCs/>
              <w:color w:val="0F1115"/>
              <w:sz w:val="16"/>
              <w:szCs w:val="16"/>
              <w:shd w:val="clear" w:color="auto" w:fill="FFFFFF"/>
            </w:rPr>
          </w:rPrChange>
        </w:rPr>
        <w:t xml:space="preserve"> </w:t>
      </w:r>
      <w:r>
        <w:rPr>
          <w:rStyle w:val="13"/>
          <w:rFonts w:hint="default" w:ascii="Times New Roman" w:hAnsi="Times New Roman" w:eastAsia="Segoe UI" w:cs="Times New Roman"/>
          <w:i w:val="0"/>
          <w:iCs/>
          <w:color w:val="0F1115"/>
          <w:sz w:val="16"/>
          <w:szCs w:val="16"/>
          <w:shd w:val="clear" w:color="auto" w:fill="FFFFFF"/>
          <w:rPrChange w:id="402" w:author="Ye Wang" w:date="2026-04-03T18:36:00Z">
            <w:rPr>
              <w:rStyle w:val="13"/>
              <w:rFonts w:hint="eastAsia" w:ascii="Segoe UI" w:hAnsi="Segoe UI" w:eastAsia="Segoe UI" w:cs="Segoe UI"/>
              <w:i w:val="0"/>
              <w:iCs/>
              <w:color w:val="0F1115"/>
              <w:sz w:val="16"/>
              <w:szCs w:val="16"/>
              <w:shd w:val="clear" w:color="auto" w:fill="FFFFFF"/>
            </w:rPr>
          </w:rPrChange>
        </w:rPr>
        <w:fldChar w:fldCharType="begin"/>
      </w:r>
      <w:r>
        <w:rPr>
          <w:rStyle w:val="13"/>
          <w:rFonts w:hint="default" w:ascii="Times New Roman" w:hAnsi="Times New Roman" w:eastAsia="Segoe UI" w:cs="Times New Roman"/>
          <w:i w:val="0"/>
          <w:iCs/>
          <w:color w:val="0F1115"/>
          <w:sz w:val="16"/>
          <w:szCs w:val="16"/>
          <w:shd w:val="clear" w:color="auto" w:fill="FFFFFF"/>
          <w:rPrChange w:id="403" w:author="Ye Wang" w:date="2026-04-03T18:36:00Z">
            <w:rPr>
              <w:rStyle w:val="13"/>
              <w:rFonts w:hint="eastAsia" w:ascii="Segoe UI" w:hAnsi="Segoe UI" w:eastAsia="Segoe UI" w:cs="Segoe UI"/>
              <w:i w:val="0"/>
              <w:iCs/>
              <w:color w:val="0F1115"/>
              <w:sz w:val="16"/>
              <w:szCs w:val="16"/>
              <w:shd w:val="clear" w:color="auto" w:fill="FFFFFF"/>
            </w:rPr>
          </w:rPrChange>
        </w:rPr>
        <w:instrText xml:space="preserve"> SEQ </w:instrText>
      </w:r>
      <w:r>
        <w:rPr>
          <w:rStyle w:val="13"/>
          <w:rFonts w:hint="eastAsia" w:ascii="微软雅黑" w:hAnsi="微软雅黑" w:eastAsia="微软雅黑" w:cs="微软雅黑"/>
          <w:i w:val="0"/>
          <w:iCs/>
          <w:color w:val="0F1115"/>
          <w:sz w:val="16"/>
          <w:szCs w:val="16"/>
          <w:shd w:val="clear" w:color="auto" w:fill="FFFFFF"/>
          <w:rPrChange w:id="404" w:author="Ye Wang" w:date="2026-04-03T18:36:00Z">
            <w:rPr>
              <w:rStyle w:val="13"/>
              <w:rFonts w:hint="eastAsia" w:ascii="Segoe UI" w:hAnsi="Segoe UI" w:eastAsia="Segoe UI" w:cs="Segoe UI"/>
              <w:i w:val="0"/>
              <w:iCs/>
              <w:color w:val="0F1115"/>
              <w:sz w:val="16"/>
              <w:szCs w:val="16"/>
              <w:shd w:val="clear" w:color="auto" w:fill="FFFFFF"/>
            </w:rPr>
          </w:rPrChange>
        </w:rPr>
        <w:instrText xml:space="preserve">图</w:instrText>
      </w:r>
      <w:r>
        <w:rPr>
          <w:rStyle w:val="13"/>
          <w:rFonts w:hint="default" w:ascii="Times New Roman" w:hAnsi="Times New Roman" w:eastAsia="Segoe UI" w:cs="Times New Roman"/>
          <w:i w:val="0"/>
          <w:iCs/>
          <w:color w:val="0F1115"/>
          <w:sz w:val="16"/>
          <w:szCs w:val="16"/>
          <w:shd w:val="clear" w:color="auto" w:fill="FFFFFF"/>
          <w:rPrChange w:id="405" w:author="Ye Wang" w:date="2026-04-03T18:36:00Z">
            <w:rPr>
              <w:rStyle w:val="13"/>
              <w:rFonts w:hint="eastAsia" w:ascii="Segoe UI" w:hAnsi="Segoe UI" w:eastAsia="Segoe UI" w:cs="Segoe UI"/>
              <w:i w:val="0"/>
              <w:iCs/>
              <w:color w:val="0F1115"/>
              <w:sz w:val="16"/>
              <w:szCs w:val="16"/>
              <w:shd w:val="clear" w:color="auto" w:fill="FFFFFF"/>
            </w:rPr>
          </w:rPrChange>
        </w:rPr>
        <w:instrText xml:space="preserve"> \* ARABIC </w:instrText>
      </w:r>
      <w:r>
        <w:rPr>
          <w:rStyle w:val="13"/>
          <w:rFonts w:hint="default" w:ascii="Times New Roman" w:hAnsi="Times New Roman" w:eastAsia="Segoe UI" w:cs="Times New Roman"/>
          <w:i w:val="0"/>
          <w:iCs/>
          <w:color w:val="0F1115"/>
          <w:sz w:val="16"/>
          <w:szCs w:val="16"/>
          <w:shd w:val="clear" w:color="auto" w:fill="FFFFFF"/>
          <w:rPrChange w:id="406" w:author="Ye Wang" w:date="2026-04-03T18:36:00Z">
            <w:rPr>
              <w:rStyle w:val="13"/>
              <w:rFonts w:hint="eastAsia" w:ascii="Segoe UI" w:hAnsi="Segoe UI" w:eastAsia="Segoe UI" w:cs="Segoe UI"/>
              <w:i w:val="0"/>
              <w:iCs/>
              <w:color w:val="0F1115"/>
              <w:sz w:val="16"/>
              <w:szCs w:val="16"/>
              <w:shd w:val="clear" w:color="auto" w:fill="FFFFFF"/>
            </w:rPr>
          </w:rPrChange>
        </w:rPr>
        <w:fldChar w:fldCharType="separate"/>
      </w:r>
      <w:r>
        <w:rPr>
          <w:rStyle w:val="13"/>
          <w:rFonts w:hint="default" w:ascii="Times New Roman" w:hAnsi="Times New Roman" w:eastAsia="Segoe UI" w:cs="Times New Roman"/>
          <w:i w:val="0"/>
          <w:iCs/>
          <w:color w:val="0F1115"/>
          <w:sz w:val="16"/>
          <w:szCs w:val="16"/>
          <w:shd w:val="clear" w:color="auto" w:fill="FFFFFF"/>
          <w:rPrChange w:id="407" w:author="Ye Wang" w:date="2026-04-03T18:36:00Z">
            <w:rPr>
              <w:rStyle w:val="13"/>
              <w:rFonts w:hint="eastAsia" w:ascii="Segoe UI" w:hAnsi="Segoe UI" w:eastAsia="Segoe UI" w:cs="Segoe UI"/>
              <w:i w:val="0"/>
              <w:iCs/>
              <w:color w:val="0F1115"/>
              <w:sz w:val="16"/>
              <w:szCs w:val="16"/>
              <w:shd w:val="clear" w:color="auto" w:fill="FFFFFF"/>
            </w:rPr>
          </w:rPrChange>
        </w:rPr>
        <w:t>1</w:t>
      </w:r>
      <w:r>
        <w:rPr>
          <w:rStyle w:val="13"/>
          <w:rFonts w:hint="default" w:ascii="Times New Roman" w:hAnsi="Times New Roman" w:eastAsia="Segoe UI" w:cs="Times New Roman"/>
          <w:i w:val="0"/>
          <w:iCs/>
          <w:color w:val="0F1115"/>
          <w:sz w:val="16"/>
          <w:szCs w:val="16"/>
          <w:shd w:val="clear" w:color="auto" w:fill="FFFFFF"/>
          <w:rPrChange w:id="408" w:author="Ye Wang" w:date="2026-04-03T18:36:00Z">
            <w:rPr>
              <w:rStyle w:val="13"/>
              <w:rFonts w:hint="eastAsia" w:ascii="Segoe UI" w:hAnsi="Segoe UI" w:eastAsia="Segoe UI" w:cs="Segoe UI"/>
              <w:i w:val="0"/>
              <w:iCs/>
              <w:color w:val="0F1115"/>
              <w:sz w:val="16"/>
              <w:szCs w:val="16"/>
              <w:shd w:val="clear" w:color="auto" w:fill="FFFFFF"/>
            </w:rPr>
          </w:rPrChange>
        </w:rPr>
        <w:fldChar w:fldCharType="end"/>
      </w:r>
      <w:r>
        <w:rPr>
          <w:rStyle w:val="13"/>
          <w:rFonts w:hint="default" w:ascii="Times New Roman" w:hAnsi="Times New Roman" w:eastAsia="Segoe UI" w:cs="Times New Roman"/>
          <w:i w:val="0"/>
          <w:iCs/>
          <w:color w:val="0F1115"/>
          <w:sz w:val="16"/>
          <w:szCs w:val="16"/>
          <w:shd w:val="clear" w:color="auto" w:fill="FFFFFF"/>
          <w:rPrChange w:id="409" w:author="Ye Wang" w:date="2026-04-03T18:36:00Z">
            <w:rPr>
              <w:rStyle w:val="13"/>
              <w:rFonts w:hint="eastAsia" w:ascii="Segoe UI" w:hAnsi="Segoe UI" w:eastAsia="Segoe UI" w:cs="Segoe UI"/>
              <w:i w:val="0"/>
              <w:iCs/>
              <w:color w:val="0F1115"/>
              <w:sz w:val="16"/>
              <w:szCs w:val="16"/>
              <w:shd w:val="clear" w:color="auto" w:fill="FFFFFF"/>
            </w:rPr>
          </w:rPrChange>
        </w:rPr>
        <w:t xml:space="preserve">  </w:t>
      </w:r>
      <w:r>
        <w:rPr>
          <w:rStyle w:val="13"/>
          <w:rFonts w:hint="eastAsia" w:ascii="微软雅黑" w:hAnsi="微软雅黑" w:eastAsia="微软雅黑" w:cs="微软雅黑"/>
          <w:i w:val="0"/>
          <w:iCs/>
          <w:color w:val="0F1115"/>
          <w:sz w:val="16"/>
          <w:szCs w:val="16"/>
          <w:shd w:val="clear" w:color="auto" w:fill="FFFFFF"/>
          <w:rPrChange w:id="410" w:author="Ye Wang" w:date="2026-04-03T18:36:00Z">
            <w:rPr>
              <w:rStyle w:val="13"/>
              <w:rFonts w:hint="eastAsia" w:ascii="Segoe UI" w:hAnsi="Segoe UI" w:eastAsia="Segoe UI" w:cs="Segoe UI"/>
              <w:i w:val="0"/>
              <w:iCs/>
              <w:color w:val="0F1115"/>
              <w:sz w:val="16"/>
              <w:szCs w:val="16"/>
              <w:shd w:val="clear" w:color="auto" w:fill="FFFFFF"/>
            </w:rPr>
          </w:rPrChange>
        </w:rPr>
        <w:t>原文对于多数派数量的说明</w:t>
      </w:r>
    </w:p>
    <w:p w14:paraId="05EF4219">
      <w:pPr>
        <w:rPr>
          <w:rStyle w:val="13"/>
          <w:rFonts w:ascii="Times New Roman" w:hAnsi="Times New Roman" w:eastAsia="Segoe UI" w:cs="Times New Roman"/>
          <w:b/>
          <w:bCs/>
          <w:color w:val="FF0000"/>
          <w:sz w:val="16"/>
          <w:szCs w:val="16"/>
          <w:shd w:val="clear" w:color="auto" w:fill="FFFFFF"/>
          <w:rPrChange w:id="411" w:author="Ye Wang" w:date="2026-04-03T18:36:00Z">
            <w:rPr>
              <w:rStyle w:val="13"/>
              <w:rFonts w:ascii="Segoe UI" w:hAnsi="Segoe UI" w:eastAsia="Segoe UI" w:cs="Segoe UI"/>
              <w:b/>
              <w:bCs/>
              <w:color w:val="FF0000"/>
              <w:sz w:val="16"/>
              <w:szCs w:val="16"/>
              <w:shd w:val="clear" w:color="auto" w:fill="FFFFFF"/>
            </w:rPr>
          </w:rPrChange>
        </w:rPr>
      </w:pPr>
      <w:r>
        <w:rPr>
          <w:rStyle w:val="13"/>
          <w:rFonts w:hint="eastAsia" w:ascii="微软雅黑" w:hAnsi="微软雅黑" w:eastAsia="微软雅黑" w:cs="微软雅黑"/>
          <w:b/>
          <w:bCs/>
          <w:color w:val="FF0000"/>
          <w:sz w:val="16"/>
          <w:szCs w:val="16"/>
          <w:shd w:val="clear" w:color="auto" w:fill="FFFFFF"/>
          <w:rPrChange w:id="412" w:author="Ye Wang" w:date="2026-04-03T18:36:00Z">
            <w:rPr>
              <w:rStyle w:val="13"/>
              <w:rFonts w:hint="eastAsia" w:ascii="Segoe UI" w:hAnsi="Segoe UI" w:eastAsia="Segoe UI" w:cs="Segoe UI"/>
              <w:b/>
              <w:bCs/>
              <w:color w:val="FF0000"/>
              <w:sz w:val="16"/>
              <w:szCs w:val="16"/>
              <w:shd w:val="clear" w:color="auto" w:fill="FFFFFF"/>
            </w:rPr>
          </w:rPrChange>
        </w:rPr>
        <w:t>大模型说边界递减效应产生在</w:t>
      </w:r>
      <w:r>
        <w:rPr>
          <w:rStyle w:val="13"/>
          <w:rFonts w:hint="default" w:ascii="Times New Roman" w:hAnsi="Times New Roman" w:eastAsia="Segoe UI" w:cs="Times New Roman"/>
          <w:b/>
          <w:bCs/>
          <w:color w:val="FF0000"/>
          <w:sz w:val="16"/>
          <w:szCs w:val="16"/>
          <w:shd w:val="clear" w:color="auto" w:fill="FFFFFF"/>
          <w:rPrChange w:id="413" w:author="Ye Wang" w:date="2026-04-03T18:36:00Z">
            <w:rPr>
              <w:rStyle w:val="13"/>
              <w:rFonts w:hint="eastAsia" w:ascii="Segoe UI" w:hAnsi="Segoe UI" w:eastAsia="Segoe UI" w:cs="Segoe UI"/>
              <w:b/>
              <w:bCs/>
              <w:color w:val="FF0000"/>
              <w:sz w:val="16"/>
              <w:szCs w:val="16"/>
              <w:shd w:val="clear" w:color="auto" w:fill="FFFFFF"/>
            </w:rPr>
          </w:rPrChange>
        </w:rPr>
        <w:t>1:3</w:t>
      </w:r>
      <w:r>
        <w:rPr>
          <w:rStyle w:val="13"/>
          <w:rFonts w:hint="eastAsia" w:ascii="微软雅黑" w:hAnsi="微软雅黑" w:eastAsia="微软雅黑" w:cs="微软雅黑"/>
          <w:b/>
          <w:bCs/>
          <w:color w:val="FF0000"/>
          <w:sz w:val="16"/>
          <w:szCs w:val="16"/>
          <w:shd w:val="clear" w:color="auto" w:fill="FFFFFF"/>
          <w:rPrChange w:id="414" w:author="Ye Wang" w:date="2026-04-03T18:36:00Z">
            <w:rPr>
              <w:rStyle w:val="13"/>
              <w:rFonts w:hint="eastAsia" w:ascii="Segoe UI" w:hAnsi="Segoe UI" w:eastAsia="Segoe UI" w:cs="Segoe UI"/>
              <w:b/>
              <w:bCs/>
              <w:color w:val="FF0000"/>
              <w:sz w:val="16"/>
              <w:szCs w:val="16"/>
              <w:shd w:val="clear" w:color="auto" w:fill="FFFFFF"/>
            </w:rPr>
          </w:rPrChange>
        </w:rPr>
        <w:t>，翻原文实验没这个结果，是后人的补充实验提的。</w:t>
      </w:r>
    </w:p>
    <w:p w14:paraId="46C77D44">
      <w:pPr>
        <w:rPr>
          <w:rStyle w:val="13"/>
          <w:rFonts w:ascii="Times New Roman" w:hAnsi="Times New Roman" w:eastAsia="Segoe UI" w:cs="Times New Roman"/>
          <w:b/>
          <w:bCs/>
          <w:color w:val="FF0000"/>
          <w:sz w:val="16"/>
          <w:szCs w:val="16"/>
          <w:shd w:val="clear" w:color="auto" w:fill="FFFFFF"/>
          <w:rPrChange w:id="415" w:author="Ye Wang" w:date="2026-04-03T18:36:00Z">
            <w:rPr>
              <w:rStyle w:val="13"/>
              <w:rFonts w:ascii="Segoe UI" w:hAnsi="Segoe UI" w:eastAsia="Segoe UI" w:cs="Segoe UI"/>
              <w:b/>
              <w:bCs/>
              <w:color w:val="FF0000"/>
              <w:sz w:val="16"/>
              <w:szCs w:val="16"/>
              <w:shd w:val="clear" w:color="auto" w:fill="FFFFFF"/>
            </w:rPr>
          </w:rPrChange>
        </w:rPr>
      </w:pPr>
      <w:r>
        <w:rPr>
          <w:rStyle w:val="13"/>
          <w:rFonts w:hint="eastAsia" w:ascii="微软雅黑" w:hAnsi="微软雅黑" w:eastAsia="微软雅黑" w:cs="微软雅黑"/>
          <w:b/>
          <w:bCs/>
          <w:color w:val="FF0000"/>
          <w:sz w:val="16"/>
          <w:szCs w:val="16"/>
          <w:shd w:val="clear" w:color="auto" w:fill="FFFFFF"/>
          <w:rPrChange w:id="416" w:author="Ye Wang" w:date="2026-04-03T18:36:00Z">
            <w:rPr>
              <w:rStyle w:val="13"/>
              <w:rFonts w:hint="eastAsia" w:ascii="Segoe UI" w:hAnsi="Segoe UI" w:eastAsia="Segoe UI" w:cs="Segoe UI"/>
              <w:b/>
              <w:bCs/>
              <w:color w:val="FF0000"/>
              <w:sz w:val="16"/>
              <w:szCs w:val="16"/>
              <w:shd w:val="clear" w:color="auto" w:fill="FFFFFF"/>
            </w:rPr>
          </w:rPrChange>
        </w:rPr>
        <w:t>但是</w:t>
      </w:r>
      <w:r>
        <w:rPr>
          <w:rStyle w:val="13"/>
          <w:rFonts w:hint="default" w:ascii="Times New Roman" w:hAnsi="Times New Roman" w:eastAsia="Segoe UI" w:cs="Times New Roman"/>
          <w:b/>
          <w:bCs/>
          <w:color w:val="FF0000"/>
          <w:sz w:val="16"/>
          <w:szCs w:val="16"/>
          <w:shd w:val="clear" w:color="auto" w:fill="FFFFFF"/>
          <w:rPrChange w:id="417" w:author="Ye Wang" w:date="2026-04-03T18:36:00Z">
            <w:rPr>
              <w:rStyle w:val="13"/>
              <w:rFonts w:hint="eastAsia" w:ascii="Segoe UI" w:hAnsi="Segoe UI" w:eastAsia="Segoe UI" w:cs="Segoe UI"/>
              <w:b/>
              <w:bCs/>
              <w:color w:val="FF0000"/>
              <w:sz w:val="16"/>
              <w:szCs w:val="16"/>
              <w:shd w:val="clear" w:color="auto" w:fill="FFFFFF"/>
            </w:rPr>
          </w:rPrChange>
        </w:rPr>
        <w:t>1:3</w:t>
      </w:r>
      <w:r>
        <w:rPr>
          <w:rStyle w:val="13"/>
          <w:rFonts w:hint="eastAsia" w:ascii="微软雅黑" w:hAnsi="微软雅黑" w:eastAsia="微软雅黑" w:cs="微软雅黑"/>
          <w:b/>
          <w:bCs/>
          <w:color w:val="FF0000"/>
          <w:sz w:val="16"/>
          <w:szCs w:val="16"/>
          <w:shd w:val="clear" w:color="auto" w:fill="FFFFFF"/>
          <w:rPrChange w:id="418" w:author="Ye Wang" w:date="2026-04-03T18:36:00Z">
            <w:rPr>
              <w:rStyle w:val="13"/>
              <w:rFonts w:hint="eastAsia" w:ascii="Segoe UI" w:hAnsi="Segoe UI" w:eastAsia="Segoe UI" w:cs="Segoe UI"/>
              <w:b/>
              <w:bCs/>
              <w:color w:val="FF0000"/>
              <w:sz w:val="16"/>
              <w:szCs w:val="16"/>
              <w:shd w:val="clear" w:color="auto" w:fill="FFFFFF"/>
            </w:rPr>
          </w:rPrChange>
        </w:rPr>
        <w:t>的边界不那么好，因为我们的实验边界最差是</w:t>
      </w:r>
      <w:r>
        <w:rPr>
          <w:rStyle w:val="13"/>
          <w:rFonts w:hint="default" w:ascii="Times New Roman" w:hAnsi="Times New Roman" w:eastAsia="Segoe UI" w:cs="Times New Roman"/>
          <w:b/>
          <w:bCs/>
          <w:color w:val="FF0000"/>
          <w:sz w:val="16"/>
          <w:szCs w:val="16"/>
          <w:shd w:val="clear" w:color="auto" w:fill="FFFFFF"/>
          <w:rPrChange w:id="419" w:author="Ye Wang" w:date="2026-04-03T18:36:00Z">
            <w:rPr>
              <w:rStyle w:val="13"/>
              <w:rFonts w:hint="eastAsia" w:ascii="Segoe UI" w:hAnsi="Segoe UI" w:eastAsia="Segoe UI" w:cs="Segoe UI"/>
              <w:b/>
              <w:bCs/>
              <w:color w:val="FF0000"/>
              <w:sz w:val="16"/>
              <w:szCs w:val="16"/>
              <w:shd w:val="clear" w:color="auto" w:fill="FFFFFF"/>
            </w:rPr>
          </w:rPrChange>
        </w:rPr>
        <w:t>1</w:t>
      </w:r>
      <w:r>
        <w:rPr>
          <w:rStyle w:val="13"/>
          <w:rFonts w:hint="eastAsia" w:ascii="微软雅黑" w:hAnsi="微软雅黑" w:eastAsia="微软雅黑" w:cs="微软雅黑"/>
          <w:b/>
          <w:bCs/>
          <w:color w:val="FF0000"/>
          <w:sz w:val="16"/>
          <w:szCs w:val="16"/>
          <w:shd w:val="clear" w:color="auto" w:fill="FFFFFF"/>
          <w:rPrChange w:id="420" w:author="Ye Wang" w:date="2026-04-03T18:36:00Z">
            <w:rPr>
              <w:rStyle w:val="13"/>
              <w:rFonts w:hint="eastAsia" w:ascii="Segoe UI" w:hAnsi="Segoe UI" w:eastAsia="Segoe UI" w:cs="Segoe UI"/>
              <w:b/>
              <w:bCs/>
              <w:color w:val="FF0000"/>
              <w:sz w:val="16"/>
              <w:szCs w:val="16"/>
              <w:shd w:val="clear" w:color="auto" w:fill="FFFFFF"/>
            </w:rPr>
          </w:rPrChange>
        </w:rPr>
        <w:t>：</w:t>
      </w:r>
      <w:r>
        <w:rPr>
          <w:rStyle w:val="13"/>
          <w:rFonts w:hint="default" w:ascii="Times New Roman" w:hAnsi="Times New Roman" w:eastAsia="Segoe UI" w:cs="Times New Roman"/>
          <w:b/>
          <w:bCs/>
          <w:color w:val="FF0000"/>
          <w:sz w:val="16"/>
          <w:szCs w:val="16"/>
          <w:shd w:val="clear" w:color="auto" w:fill="FFFFFF"/>
          <w:rPrChange w:id="421" w:author="Ye Wang" w:date="2026-04-03T18:36:00Z">
            <w:rPr>
              <w:rStyle w:val="13"/>
              <w:rFonts w:hint="eastAsia" w:ascii="Segoe UI" w:hAnsi="Segoe UI" w:eastAsia="Segoe UI" w:cs="Segoe UI"/>
              <w:b/>
              <w:bCs/>
              <w:color w:val="FF0000"/>
              <w:sz w:val="16"/>
              <w:szCs w:val="16"/>
              <w:shd w:val="clear" w:color="auto" w:fill="FFFFFF"/>
            </w:rPr>
          </w:rPrChange>
        </w:rPr>
        <w:t>5</w:t>
      </w:r>
    </w:p>
    <w:p w14:paraId="6E1D7EC7">
      <w:pPr>
        <w:rPr>
          <w:rFonts w:ascii="Times New Roman" w:hAnsi="Times New Roman" w:cs="Times New Roman"/>
          <w:rPrChange w:id="422" w:author="Ye Wang" w:date="2026-04-03T18:36:00Z">
            <w:rPr>
              <w:rFonts w:hAnsi="Times New Roman" w:cs="Times New Roman"/>
            </w:rPr>
          </w:rPrChange>
        </w:rPr>
      </w:pPr>
      <w:r>
        <w:rPr>
          <w:rFonts w:hint="default" w:ascii="Times New Roman" w:hAnsi="Times New Roman" w:cs="Times New Roman"/>
          <w:rPrChange w:id="423" w:author="Ye Wang" w:date="2026-04-03T18:36:00Z">
            <w:rPr>
              <w:rFonts w:hint="eastAsia" w:hAnsi="Times New Roman" w:cs="Times New Roman"/>
            </w:rPr>
          </w:rPrChange>
        </w:rPr>
        <w:t>】</w:t>
      </w:r>
    </w:p>
    <w:p w14:paraId="7C9599C4">
      <w:pPr>
        <w:rPr>
          <w:rFonts w:ascii="Times New Roman" w:hAnsi="Times New Roman" w:cs="Times New Roman"/>
        </w:rPr>
      </w:pPr>
    </w:p>
    <w:p w14:paraId="1238EF9D">
      <w:pPr>
        <w:rPr>
          <w:rFonts w:ascii="Times New Roman" w:hAnsi="Times New Roman" w:cs="Times New Roman"/>
        </w:rPr>
      </w:pPr>
      <w:r>
        <w:rPr>
          <w:rFonts w:hint="default" w:ascii="Times New Roman" w:hAnsi="Times New Roman" w:cs="Times New Roman"/>
          <w:rPrChange w:id="424" w:author="Ye Wang" w:date="2026-04-03T18:36:00Z">
            <w:rPr>
              <w:rFonts w:hint="eastAsia" w:ascii="Times New Roman" w:hAnsi="Times New Roman" w:cs="Times New Roman"/>
            </w:rPr>
          </w:rPrChange>
        </w:rPr>
        <w:t>最后我们将每个话题中的源智能体对目标智能体的影响力以矩阵形式给出，</w:t>
      </w:r>
      <w:r>
        <w:rPr>
          <w:rFonts w:hint="default" w:ascii="Times New Roman" w:hAnsi="Times New Roman" w:cs="Times New Roman"/>
          <w:rPrChange w:id="425" w:author="Ye Wang" w:date="2026-04-03T18:36:00Z">
            <w:rPr>
              <w:rFonts w:hint="eastAsia" w:ascii="Times New Roman" w:hAnsi="Times New Roman" w:cs="Times New Roman"/>
            </w:rPr>
          </w:rPrChange>
        </w:rPr>
        <w:t>(</w:t>
      </w:r>
      <w:r>
        <w:rPr>
          <w:rFonts w:hint="default" w:ascii="Times New Roman" w:hAnsi="Times New Roman" w:cs="Times New Roman"/>
          <w:rPrChange w:id="426" w:author="Ye Wang" w:date="2026-04-03T18:36:00Z">
            <w:rPr>
              <w:rFonts w:hint="eastAsia" w:ascii="Times New Roman" w:hAnsi="Times New Roman" w:cs="Times New Roman"/>
            </w:rPr>
          </w:rPrChange>
        </w:rPr>
        <w:t>i,j</w:t>
      </w:r>
      <w:r>
        <w:rPr>
          <w:rFonts w:hint="default" w:ascii="Times New Roman" w:hAnsi="Times New Roman" w:cs="Times New Roman"/>
          <w:rPrChange w:id="427" w:author="Ye Wang" w:date="2026-04-03T18:36:00Z">
            <w:rPr>
              <w:rFonts w:hint="eastAsia" w:ascii="Times New Roman" w:hAnsi="Times New Roman" w:cs="Times New Roman"/>
            </w:rPr>
          </w:rPrChange>
        </w:rPr>
        <w:t>)</w:t>
      </w:r>
      <w:r>
        <w:rPr>
          <w:rFonts w:hint="default" w:ascii="Times New Roman" w:hAnsi="Times New Roman" w:cs="Times New Roman"/>
          <w:rPrChange w:id="428" w:author="Ye Wang" w:date="2026-04-03T18:36:00Z">
            <w:rPr>
              <w:rFonts w:hint="eastAsia" w:ascii="Times New Roman" w:hAnsi="Times New Roman" w:cs="Times New Roman"/>
            </w:rPr>
          </w:rPrChange>
        </w:rPr>
        <w:t>格表示当前话题下</w:t>
      </w:r>
      <w:r>
        <w:rPr>
          <w:rFonts w:hint="default" w:ascii="Times New Roman" w:hAnsi="Times New Roman" w:cs="Times New Roman"/>
          <w:rPrChange w:id="429" w:author="Ye Wang" w:date="2026-04-03T18:36:00Z">
            <w:rPr>
              <w:rFonts w:hint="eastAsia" w:ascii="Times New Roman" w:hAnsi="Times New Roman" w:cs="Times New Roman"/>
            </w:rPr>
          </w:rPrChange>
        </w:rPr>
        <w:t>Agent_i</w:t>
      </w:r>
      <w:r>
        <w:rPr>
          <w:rFonts w:hint="default" w:ascii="Times New Roman" w:hAnsi="Times New Roman" w:cs="Times New Roman"/>
          <w:rPrChange w:id="430" w:author="Ye Wang" w:date="2026-04-03T18:36:00Z">
            <w:rPr>
              <w:rFonts w:hint="eastAsia" w:ascii="Times New Roman" w:hAnsi="Times New Roman" w:cs="Times New Roman"/>
            </w:rPr>
          </w:rPrChange>
        </w:rPr>
        <w:t>对</w:t>
      </w:r>
      <w:r>
        <w:rPr>
          <w:rFonts w:hint="default" w:ascii="Times New Roman" w:hAnsi="Times New Roman" w:cs="Times New Roman"/>
          <w:rPrChange w:id="431" w:author="Ye Wang" w:date="2026-04-03T18:36:00Z">
            <w:rPr>
              <w:rFonts w:hint="eastAsia" w:ascii="Times New Roman" w:hAnsi="Times New Roman" w:cs="Times New Roman"/>
            </w:rPr>
          </w:rPrChange>
        </w:rPr>
        <w:t>Agent_j</w:t>
      </w:r>
      <w:r>
        <w:rPr>
          <w:rFonts w:hint="default" w:ascii="Times New Roman" w:hAnsi="Times New Roman" w:cs="Times New Roman"/>
          <w:rPrChange w:id="432" w:author="Ye Wang" w:date="2026-04-03T18:36:00Z">
            <w:rPr>
              <w:rFonts w:hint="eastAsia" w:ascii="Times New Roman" w:hAnsi="Times New Roman" w:cs="Times New Roman"/>
            </w:rPr>
          </w:rPrChange>
        </w:rPr>
        <w:t>的总影响力。</w:t>
      </w:r>
    </w:p>
    <w:p w14:paraId="2D4D13CE">
      <w:pPr>
        <w:rPr>
          <w:rFonts w:ascii="Times New Roman" w:hAnsi="Times New Roman" w:cs="Times New Roman"/>
        </w:rPr>
      </w:pPr>
      <w:r>
        <w:rPr>
          <w:rFonts w:ascii="Times New Roman" w:hAnsi="Times New Roman" w:cs="Times New Roman"/>
        </w:rPr>
        <w:t>影响力矩阵示例</w:t>
      </w:r>
    </w:p>
    <w:p w14:paraId="00FDA167">
      <w:pPr>
        <w:rPr>
          <w:rFonts w:ascii="Times New Roman" w:hAnsi="Times New Roman" w:cs="Times New Roman"/>
          <w:rPrChange w:id="433" w:author="Ye Wang" w:date="2026-04-03T18:36:00Z">
            <w:rPr>
              <w:rFonts w:hAnsi="Times New Roman" w:cs="Times New Roman"/>
            </w:rPr>
          </w:rPrChange>
        </w:rPr>
      </w:pPr>
      <m:oMathPara>
        <m:oMath>
          <m:d>
            <m:dPr>
              <m:begChr m:val="["/>
              <m:endChr m:val="]"/>
              <m:ctrlPr>
                <w:rPr>
                  <w:rFonts w:ascii="Cambria Math" w:hAnsi="Cambria Math" w:cs="Times New Roman"/>
                  <w:i/>
                </w:rPr>
              </m:ctrlPr>
            </m:dPr>
            <m:e>
              <m:m>
                <m:mPr>
                  <m:mcs>
                    <m:mc>
                      <m:mcPr>
                        <m:count m:val="3"/>
                        <m:mcJc m:val="center"/>
                      </m:mcPr>
                    </m:mc>
                  </m:mcs>
                  <m:ctrlPr>
                    <w:rPr>
                      <w:rFonts w:ascii="Cambria Math" w:hAnsi="Cambria Math" w:cs="Times New Roman"/>
                      <w:i/>
                    </w:rPr>
                  </m:ctrlPr>
                </m:mPr>
                <m:mr>
                  <m:e>
                    <m:m>
                      <m:mPr>
                        <m:mcs>
                          <m:mc>
                            <m:mcPr>
                              <m:count m:val="1"/>
                              <m:mcJc m:val="center"/>
                            </m:mcPr>
                          </m:mc>
                        </m:mcs>
                        <m:ctrlPr>
                          <w:rPr>
                            <w:rFonts w:ascii="Cambria Math" w:hAnsi="Cambria Math" w:cs="Times New Roman"/>
                            <w:i/>
                          </w:rPr>
                        </m:ctrlPr>
                      </m:mPr>
                      <m:mr>
                        <m:e>
                          <m:ctrlPr>
                            <w:rPr>
                              <w:rFonts w:ascii="Cambria Math" w:hAnsi="Cambria Math" w:cs="Times New Roman"/>
                              <w:i/>
                            </w:rPr>
                          </m:ctrlPr>
                        </m:e>
                      </m:mr>
                      <m:mr>
                        <m:e>
                          <m:r>
                            <m:rPr/>
                            <w:rPr>
                              <w:rFonts w:hint="default" w:ascii="Cambria Math" w:hAnsi="Cambria Math" w:cs="Times New Roman"/>
                              <w:rPrChange w:id="434" w:author="Ye Wang" w:date="2026-04-03T18:36:00Z">
                                <w:rPr>
                                  <w:rFonts w:hint="eastAsia" w:ascii="Cambria Math" w:hAnsi="Cambria Math" w:cs="Times New Roman"/>
                                </w:rPr>
                              </w:rPrChange>
                            </w:rPr>
                            <m:t>0</m:t>
                          </m:r>
                          <m:ctrlPr>
                            <w:rPr>
                              <w:rFonts w:ascii="Cambria Math" w:hAnsi="Cambria Math" w:cs="Times New Roman"/>
                              <w:i/>
                            </w:rPr>
                          </m:ctrlPr>
                        </m:e>
                      </m:mr>
                      <m:mr>
                        <m:e>
                          <m:r>
                            <m:rPr/>
                            <w:rPr>
                              <w:rFonts w:hint="default" w:ascii="Cambria Math" w:hAnsi="Cambria Math" w:cs="Times New Roman"/>
                              <w:rPrChange w:id="435" w:author="Ye Wang" w:date="2026-04-03T18:36:00Z">
                                <w:rPr>
                                  <w:rFonts w:hint="eastAsia" w:ascii="Cambria Math" w:hAnsi="Cambria Math" w:cs="Times New Roman"/>
                                </w:rPr>
                              </w:rPrChange>
                            </w:rPr>
                            <m:t>1</m:t>
                          </m:r>
                          <m:ctrlPr>
                            <w:rPr>
                              <w:rFonts w:ascii="Cambria Math" w:hAnsi="Cambria Math" w:cs="Times New Roman"/>
                              <w:i/>
                            </w:rPr>
                          </m:ctrlPr>
                        </m:e>
                      </m:mr>
                    </m:m>
                    <m:ctrlPr>
                      <w:rPr>
                        <w:rFonts w:ascii="Cambria Math" w:hAnsi="Cambria Math" w:cs="Times New Roman"/>
                        <w:i/>
                      </w:rPr>
                    </m:ctrlPr>
                  </m:e>
                  <m:e>
                    <m:m>
                      <m:mPr>
                        <m:mcs>
                          <m:mc>
                            <m:mcPr>
                              <m:count m:val="2"/>
                              <m:mcJc m:val="center"/>
                            </m:mcPr>
                          </m:mc>
                        </m:mcs>
                        <m:ctrlPr>
                          <w:rPr>
                            <w:rFonts w:ascii="Cambria Math" w:hAnsi="Cambria Math" w:cs="Times New Roman"/>
                            <w:i/>
                          </w:rPr>
                        </m:ctrlPr>
                      </m:mPr>
                      <m:mr>
                        <m:e>
                          <m:r>
                            <m:rPr/>
                            <w:rPr>
                              <w:rFonts w:hint="default" w:ascii="Cambria Math" w:hAnsi="Cambria Math" w:cs="Times New Roman"/>
                              <w:rPrChange w:id="436" w:author="Ye Wang" w:date="2026-04-03T18:36:00Z">
                                <w:rPr>
                                  <w:rFonts w:hint="eastAsia" w:ascii="Cambria Math" w:hAnsi="Cambria Math" w:cs="Times New Roman"/>
                                </w:rPr>
                              </w:rPrChange>
                            </w:rPr>
                            <m:t>0</m:t>
                          </m:r>
                          <m:ctrlPr>
                            <w:rPr>
                              <w:rFonts w:ascii="Cambria Math" w:hAnsi="Cambria Math" w:cs="Times New Roman"/>
                              <w:i/>
                            </w:rPr>
                          </m:ctrlPr>
                        </m:e>
                        <m:e>
                          <m:r>
                            <m:rPr/>
                            <w:rPr>
                              <w:rFonts w:hint="default" w:ascii="Cambria Math" w:hAnsi="Cambria Math" w:cs="Times New Roman"/>
                              <w:rPrChange w:id="437" w:author="Ye Wang" w:date="2026-04-03T18:36:00Z">
                                <w:rPr>
                                  <w:rFonts w:hint="eastAsia" w:ascii="Cambria Math" w:hAnsi="Cambria Math" w:cs="Times New Roman"/>
                                </w:rPr>
                              </w:rPrChange>
                            </w:rPr>
                            <m:t>1</m:t>
                          </m:r>
                          <m:ctrlPr>
                            <w:rPr>
                              <w:rFonts w:ascii="Cambria Math" w:hAnsi="Cambria Math" w:cs="Times New Roman"/>
                              <w:i/>
                            </w:rPr>
                          </m:ctrlPr>
                        </m:e>
                      </m:mr>
                      <m:mr>
                        <m:e>
                          <m:r>
                            <m:rPr/>
                            <w:rPr>
                              <w:rFonts w:hint="default" w:ascii="Cambria Math" w:hAnsi="Cambria Math" w:cs="Times New Roman"/>
                              <w:rPrChange w:id="438" w:author="Ye Wang" w:date="2026-04-03T18:36:00Z">
                                <w:rPr>
                                  <w:rFonts w:hint="eastAsia" w:ascii="Cambria Math" w:hAnsi="Cambria Math" w:cs="Times New Roman"/>
                                </w:rPr>
                              </w:rPrChange>
                            </w:rPr>
                            <m:t>/</m:t>
                          </m:r>
                          <m:ctrlPr>
                            <w:rPr>
                              <w:rFonts w:ascii="Cambria Math" w:hAnsi="Cambria Math" w:cs="Times New Roman"/>
                              <w:i/>
                            </w:rPr>
                          </m:ctrlPr>
                        </m:e>
                        <m:e>
                          <m:ctrlPr>
                            <w:rPr>
                              <w:rFonts w:ascii="Cambria Math" w:hAnsi="Cambria Math" w:cs="Times New Roman"/>
                              <w:i/>
                            </w:rPr>
                          </m:ctrlPr>
                        </m:e>
                      </m:mr>
                      <m:mr>
                        <m:e>
                          <m:ctrlPr>
                            <w:rPr>
                              <w:rFonts w:ascii="Cambria Math" w:hAnsi="Cambria Math" w:cs="Times New Roman"/>
                              <w:i/>
                            </w:rPr>
                          </m:ctrlPr>
                        </m:e>
                        <m:e>
                          <m:r>
                            <m:rPr/>
                            <w:rPr>
                              <w:rFonts w:hint="default" w:ascii="Cambria Math" w:hAnsi="Cambria Math" w:cs="Times New Roman"/>
                              <w:rPrChange w:id="439" w:author="Ye Wang" w:date="2026-04-03T18:36:00Z">
                                <w:rPr>
                                  <w:rFonts w:hint="eastAsia" w:ascii="Cambria Math" w:hAnsi="Cambria Math" w:cs="Times New Roman"/>
                                </w:rPr>
                              </w:rPrChange>
                            </w:rPr>
                            <m:t>/</m:t>
                          </m:r>
                          <m:ctrlPr>
                            <w:rPr>
                              <w:rFonts w:ascii="Cambria Math" w:hAnsi="Cambria Math" w:cs="Times New Roman"/>
                              <w:i/>
                            </w:rPr>
                          </m:ctrlPr>
                        </m:e>
                      </m:mr>
                    </m:m>
                    <m:ctrlPr>
                      <w:rPr>
                        <w:rFonts w:ascii="Cambria Math" w:hAnsi="Cambria Math" w:cs="Times New Roman"/>
                        <w:i/>
                      </w:rPr>
                    </m:ctrlPr>
                  </m:e>
                  <m:e>
                    <m:m>
                      <m:mPr>
                        <m:mcs>
                          <m:mc>
                            <m:mcPr>
                              <m:count m:val="3"/>
                              <m:mcJc m:val="center"/>
                            </m:mcPr>
                          </m:mc>
                        </m:mcs>
                        <m:ctrlPr>
                          <w:rPr>
                            <w:rFonts w:ascii="Cambria Math" w:hAnsi="Cambria Math" w:cs="Times New Roman"/>
                            <w:i/>
                          </w:rPr>
                        </m:ctrlPr>
                      </m:mPr>
                      <m:mr>
                        <m:e>
                          <m:r>
                            <m:rPr/>
                            <w:rPr>
                              <w:rFonts w:hint="default" w:ascii="Cambria Math" w:hAnsi="Cambria Math" w:cs="Times New Roman"/>
                              <w:rPrChange w:id="440" w:author="Ye Wang" w:date="2026-04-03T18:36:00Z">
                                <w:rPr>
                                  <w:rFonts w:hint="eastAsia" w:ascii="Cambria Math" w:hAnsi="Cambria Math" w:cs="Times New Roman"/>
                                </w:rPr>
                              </w:rPrChange>
                            </w:rPr>
                            <m:t>2</m:t>
                          </m:r>
                          <m:ctrlPr>
                            <w:rPr>
                              <w:rFonts w:ascii="Cambria Math" w:hAnsi="Cambria Math" w:cs="Times New Roman"/>
                              <w:i/>
                            </w:rPr>
                          </m:ctrlPr>
                        </m:e>
                        <m:e>
                          <m:r>
                            <m:rPr/>
                            <w:rPr>
                              <w:rFonts w:hint="default" w:ascii="Cambria Math" w:hAnsi="Cambria Math" w:cs="Times New Roman"/>
                              <w:rPrChange w:id="441" w:author="Ye Wang" w:date="2026-04-03T18:36:00Z">
                                <w:rPr>
                                  <w:rFonts w:hint="eastAsia" w:ascii="Cambria Math" w:hAnsi="Cambria Math" w:cs="Times New Roman"/>
                                </w:rPr>
                              </w:rPrChange>
                            </w:rPr>
                            <m:t>3</m:t>
                          </m:r>
                          <m:ctrlPr>
                            <w:rPr>
                              <w:rFonts w:ascii="Cambria Math" w:hAnsi="Cambria Math" w:cs="Times New Roman"/>
                              <w:i/>
                            </w:rPr>
                          </m:ctrlPr>
                        </m:e>
                        <m:e>
                          <m:m>
                            <m:mPr>
                              <m:mcs>
                                <m:mc>
                                  <m:mcPr>
                                    <m:count m:val="2"/>
                                    <m:mcJc m:val="center"/>
                                  </m:mcPr>
                                </m:mc>
                              </m:mcs>
                              <m:ctrlPr>
                                <w:rPr>
                                  <w:rFonts w:ascii="Cambria Math" w:hAnsi="Cambria Math" w:cs="Times New Roman"/>
                                  <w:i/>
                                </w:rPr>
                              </m:ctrlPr>
                            </m:mPr>
                            <m:mr>
                              <m:e>
                                <m:r>
                                  <m:rPr/>
                                  <w:rPr>
                                    <w:rFonts w:hint="default" w:ascii="Cambria Math" w:hAnsi="Cambria Math" w:cs="Times New Roman"/>
                                    <w:rPrChange w:id="442" w:author="Ye Wang" w:date="2026-04-03T18:36:00Z">
                                      <w:rPr>
                                        <w:rFonts w:hint="eastAsia" w:ascii="Cambria Math" w:hAnsi="Cambria Math" w:cs="Times New Roman"/>
                                      </w:rPr>
                                    </w:rPrChange>
                                  </w:rPr>
                                  <m:t>4</m:t>
                                </m:r>
                                <m:ctrlPr>
                                  <w:rPr>
                                    <w:rFonts w:ascii="Cambria Math" w:hAnsi="Cambria Math" w:cs="Times New Roman"/>
                                    <w:i/>
                                  </w:rPr>
                                </m:ctrlPr>
                              </m:e>
                              <m:e>
                                <m:r>
                                  <m:rPr/>
                                  <w:rPr>
                                    <w:rFonts w:hint="default" w:ascii="Cambria Math" w:hAnsi="Cambria Math" w:cs="Times New Roman"/>
                                    <w:rPrChange w:id="443" w:author="Ye Wang" w:date="2026-04-03T18:36:00Z">
                                      <w:rPr>
                                        <w:rFonts w:hint="eastAsia" w:ascii="Cambria Math" w:hAnsi="Cambria Math" w:cs="Times New Roman"/>
                                      </w:rPr>
                                    </w:rPrChange>
                                  </w:rPr>
                                  <m:t>5</m:t>
                                </m:r>
                                <m:ctrlPr>
                                  <w:rPr>
                                    <w:rFonts w:ascii="Cambria Math" w:hAnsi="Cambria Math" w:cs="Times New Roman"/>
                                    <w:i/>
                                  </w:rPr>
                                </m:ctrlPr>
                              </m:e>
                            </m:mr>
                          </m:m>
                          <m:ctrlPr>
                            <w:rPr>
                              <w:rFonts w:ascii="Cambria Math" w:hAnsi="Cambria Math" w:cs="Times New Roman"/>
                              <w:i/>
                            </w:rPr>
                          </m:ctrlPr>
                        </m:e>
                      </m:mr>
                      <m:mr>
                        <m:e>
                          <m:ctrlPr>
                            <w:rPr>
                              <w:rFonts w:ascii="Cambria Math" w:hAnsi="Cambria Math" w:cs="Times New Roman"/>
                              <w:i/>
                            </w:rPr>
                          </m:ctrlPr>
                        </m:e>
                        <m:e>
                          <m:ctrlPr>
                            <w:rPr>
                              <w:rFonts w:ascii="Cambria Math" w:hAnsi="Cambria Math" w:cs="Times New Roman"/>
                              <w:i/>
                            </w:rPr>
                          </m:ctrlPr>
                        </m:e>
                        <m:e>
                          <m:m>
                            <m:mPr>
                              <m:mcs>
                                <m:mc>
                                  <m:mcPr>
                                    <m:count m:val="2"/>
                                    <m:mcJc m:val="center"/>
                                  </m:mcPr>
                                </m:mc>
                              </m:mcs>
                              <m:ctrlPr>
                                <w:rPr>
                                  <w:rFonts w:ascii="Cambria Math" w:hAnsi="Cambria Math" w:cs="Times New Roman"/>
                                  <w:i/>
                                </w:rPr>
                              </m:ctrlPr>
                            </m:mPr>
                            <m:mr>
                              <m:e>
                                <m:ctrlPr>
                                  <w:rPr>
                                    <w:rFonts w:ascii="Cambria Math" w:hAnsi="Cambria Math" w:cs="Times New Roman"/>
                                    <w:i/>
                                  </w:rPr>
                                </m:ctrlPr>
                              </m:e>
                              <m:e>
                                <m:ctrlPr>
                                  <w:rPr>
                                    <w:rFonts w:ascii="Cambria Math" w:hAnsi="Cambria Math" w:cs="Times New Roman"/>
                                    <w:i/>
                                  </w:rPr>
                                </m:ctrlPr>
                              </m:e>
                            </m:mr>
                          </m:m>
                          <m:ctrlPr>
                            <w:rPr>
                              <w:rFonts w:ascii="Cambria Math" w:hAnsi="Cambria Math" w:cs="Times New Roman"/>
                              <w:i/>
                            </w:rPr>
                          </m:ctrlPr>
                        </m:e>
                      </m:mr>
                      <m:mr>
                        <m:e>
                          <m:ctrlPr>
                            <w:rPr>
                              <w:rFonts w:ascii="Cambria Math" w:hAnsi="Cambria Math" w:cs="Times New Roman"/>
                              <w:i/>
                            </w:rPr>
                          </m:ctrlPr>
                        </m:e>
                        <m:e>
                          <m:ctrlPr>
                            <w:rPr>
                              <w:rFonts w:ascii="Cambria Math" w:hAnsi="Cambria Math" w:cs="Times New Roman"/>
                              <w:i/>
                            </w:rPr>
                          </m:ctrlPr>
                        </m:e>
                        <m:e>
                          <m:m>
                            <m:mPr>
                              <m:mcs>
                                <m:mc>
                                  <m:mcPr>
                                    <m:count m:val="2"/>
                                    <m:mcJc m:val="center"/>
                                  </m:mcPr>
                                </m:mc>
                              </m:mcs>
                              <m:ctrlPr>
                                <w:rPr>
                                  <w:rFonts w:ascii="Cambria Math" w:hAnsi="Cambria Math" w:cs="Times New Roman"/>
                                  <w:i/>
                                </w:rPr>
                              </m:ctrlPr>
                            </m:mPr>
                            <m:mr>
                              <m:e>
                                <m:ctrlPr>
                                  <w:rPr>
                                    <w:rFonts w:ascii="Cambria Math" w:hAnsi="Cambria Math" w:cs="Times New Roman"/>
                                    <w:i/>
                                  </w:rPr>
                                </m:ctrlPr>
                              </m:e>
                              <m:e>
                                <m:ctrlPr>
                                  <w:rPr>
                                    <w:rFonts w:ascii="Cambria Math" w:hAnsi="Cambria Math" w:cs="Times New Roman"/>
                                    <w:i/>
                                  </w:rPr>
                                </m:ctrlPr>
                              </m:e>
                            </m:mr>
                          </m:m>
                          <m:ctrlPr>
                            <w:rPr>
                              <w:rFonts w:ascii="Cambria Math" w:hAnsi="Cambria Math" w:cs="Times New Roman"/>
                              <w:i/>
                            </w:rPr>
                          </m:ctrlPr>
                        </m:e>
                      </m:mr>
                    </m:m>
                    <m:ctrlPr>
                      <w:rPr>
                        <w:rFonts w:ascii="Cambria Math" w:hAnsi="Cambria Math" w:cs="Times New Roman"/>
                        <w:i/>
                      </w:rPr>
                    </m:ctrlPr>
                  </m:e>
                </m:mr>
                <m:mr>
                  <m:e>
                    <m:m>
                      <m:mPr>
                        <m:mcs>
                          <m:mc>
                            <m:mcPr>
                              <m:count m:val="1"/>
                              <m:mcJc m:val="center"/>
                            </m:mcPr>
                          </m:mc>
                        </m:mcs>
                        <m:ctrlPr>
                          <w:rPr>
                            <w:rFonts w:ascii="Cambria Math" w:hAnsi="Cambria Math" w:cs="Times New Roman"/>
                            <w:i/>
                          </w:rPr>
                        </m:ctrlPr>
                      </m:mPr>
                      <m:mr>
                        <m:e>
                          <m:r>
                            <m:rPr/>
                            <w:rPr>
                              <w:rFonts w:hint="default" w:ascii="Cambria Math" w:hAnsi="Cambria Math" w:cs="Times New Roman"/>
                              <w:rPrChange w:id="444" w:author="Ye Wang" w:date="2026-04-03T18:36:00Z">
                                <w:rPr>
                                  <w:rFonts w:hint="eastAsia" w:ascii="Cambria Math" w:hAnsi="Cambria Math" w:cs="Times New Roman"/>
                                </w:rPr>
                              </w:rPrChange>
                            </w:rPr>
                            <m:t>2</m:t>
                          </m:r>
                          <m:ctrlPr>
                            <w:rPr>
                              <w:rFonts w:ascii="Cambria Math" w:hAnsi="Cambria Math" w:cs="Times New Roman"/>
                              <w:i/>
                            </w:rPr>
                          </m:ctrlPr>
                        </m:e>
                      </m:mr>
                      <m:mr>
                        <m:e>
                          <m:r>
                            <m:rPr/>
                            <w:rPr>
                              <w:rFonts w:hint="default" w:ascii="Cambria Math" w:hAnsi="Cambria Math" w:cs="Times New Roman"/>
                              <w:rPrChange w:id="445" w:author="Ye Wang" w:date="2026-04-03T18:36:00Z">
                                <w:rPr>
                                  <w:rFonts w:hint="eastAsia" w:ascii="Cambria Math" w:hAnsi="Cambria Math" w:cs="Times New Roman"/>
                                </w:rPr>
                              </w:rPrChange>
                            </w:rPr>
                            <m:t>3</m:t>
                          </m:r>
                          <m:ctrlPr>
                            <w:rPr>
                              <w:rFonts w:ascii="Cambria Math" w:hAnsi="Cambria Math" w:cs="Times New Roman"/>
                              <w:i/>
                            </w:rPr>
                          </m:ctrlPr>
                        </m:e>
                      </m:mr>
                    </m:m>
                    <m:ctrlPr>
                      <w:rPr>
                        <w:rFonts w:ascii="Cambria Math" w:hAnsi="Cambria Math" w:cs="Times New Roman"/>
                        <w:i/>
                      </w:rPr>
                    </m:ctrlPr>
                  </m:e>
                  <m:e>
                    <m:m>
                      <m:mPr>
                        <m:mcs>
                          <m:mc>
                            <m:mcPr>
                              <m:count m:val="2"/>
                              <m:mcJc m:val="center"/>
                            </m:mcPr>
                          </m:mc>
                        </m:mcs>
                        <m:ctrlPr>
                          <w:rPr>
                            <w:rFonts w:ascii="Cambria Math" w:hAnsi="Cambria Math" w:cs="Times New Roman"/>
                            <w:i/>
                          </w:rPr>
                        </m:ctrlPr>
                      </m:mPr>
                      <m:mr>
                        <m:e>
                          <m:ctrlPr>
                            <w:rPr>
                              <w:rFonts w:ascii="Cambria Math" w:hAnsi="Cambria Math" w:cs="Times New Roman"/>
                              <w:i/>
                            </w:rPr>
                          </m:ctrlPr>
                        </m:e>
                        <m:e>
                          <m:ctrlPr>
                            <w:rPr>
                              <w:rFonts w:ascii="Cambria Math" w:hAnsi="Cambria Math" w:cs="Times New Roman"/>
                              <w:i/>
                            </w:rPr>
                          </m:ctrlPr>
                        </m:e>
                      </m:mr>
                      <m:mr>
                        <m:e>
                          <m:ctrlPr>
                            <w:rPr>
                              <w:rFonts w:ascii="Cambria Math" w:hAnsi="Cambria Math" w:cs="Times New Roman"/>
                              <w:i/>
                            </w:rPr>
                          </m:ctrlPr>
                        </m:e>
                        <m:e>
                          <m:ctrlPr>
                            <w:rPr>
                              <w:rFonts w:ascii="Cambria Math" w:hAnsi="Cambria Math" w:cs="Times New Roman"/>
                              <w:i/>
                            </w:rPr>
                          </m:ctrlPr>
                        </m:e>
                      </m:mr>
                    </m:m>
                    <m:ctrlPr>
                      <w:rPr>
                        <w:rFonts w:ascii="Cambria Math" w:hAnsi="Cambria Math" w:cs="Times New Roman"/>
                        <w:i/>
                      </w:rPr>
                    </m:ctrlPr>
                  </m:e>
                  <m:e>
                    <m:m>
                      <m:mPr>
                        <m:mcs>
                          <m:mc>
                            <m:mcPr>
                              <m:count m:val="3"/>
                              <m:mcJc m:val="center"/>
                            </m:mcPr>
                          </m:mc>
                        </m:mcs>
                        <m:ctrlPr>
                          <w:rPr>
                            <w:rFonts w:ascii="Cambria Math" w:hAnsi="Cambria Math" w:cs="Times New Roman"/>
                            <w:i/>
                          </w:rPr>
                        </m:ctrlPr>
                      </m:mPr>
                      <m:mr>
                        <m:e>
                          <m:r>
                            <m:rPr/>
                            <w:rPr>
                              <w:rFonts w:hint="default" w:ascii="Cambria Math" w:hAnsi="Cambria Math" w:cs="Times New Roman"/>
                              <w:rPrChange w:id="446" w:author="Ye Wang" w:date="2026-04-03T18:36:00Z">
                                <w:rPr>
                                  <w:rFonts w:hint="eastAsia" w:ascii="Cambria Math" w:hAnsi="Cambria Math" w:cs="Times New Roman"/>
                                </w:rPr>
                              </w:rPrChange>
                            </w:rPr>
                            <m:t>/</m:t>
                          </m:r>
                          <m:ctrlPr>
                            <w:rPr>
                              <w:rFonts w:ascii="Cambria Math" w:hAnsi="Cambria Math" w:cs="Times New Roman"/>
                              <w:i/>
                            </w:rPr>
                          </m:ctrlPr>
                        </m:e>
                        <m:e>
                          <m:ctrlPr>
                            <w:rPr>
                              <w:rFonts w:ascii="Cambria Math" w:hAnsi="Cambria Math" w:cs="Times New Roman"/>
                              <w:i/>
                            </w:rPr>
                          </m:ctrlPr>
                        </m:e>
                        <m:e>
                          <m:m>
                            <m:mPr>
                              <m:mcs>
                                <m:mc>
                                  <m:mcPr>
                                    <m:count m:val="2"/>
                                    <m:mcJc m:val="center"/>
                                  </m:mcPr>
                                </m:mc>
                              </m:mcs>
                              <m:ctrlPr>
                                <w:rPr>
                                  <w:rFonts w:ascii="Cambria Math" w:hAnsi="Cambria Math" w:cs="Times New Roman"/>
                                  <w:i/>
                                </w:rPr>
                              </m:ctrlPr>
                            </m:mPr>
                            <m:mr>
                              <m:e>
                                <m:ctrlPr>
                                  <w:rPr>
                                    <w:rFonts w:ascii="Cambria Math" w:hAnsi="Cambria Math" w:cs="Times New Roman"/>
                                    <w:i/>
                                  </w:rPr>
                                </m:ctrlPr>
                              </m:e>
                              <m:e>
                                <m:ctrlPr>
                                  <w:rPr>
                                    <w:rFonts w:ascii="Cambria Math" w:hAnsi="Cambria Math" w:cs="Times New Roman"/>
                                    <w:i/>
                                  </w:rPr>
                                </m:ctrlPr>
                              </m:e>
                            </m:mr>
                          </m:m>
                          <m:ctrlPr>
                            <w:rPr>
                              <w:rFonts w:ascii="Cambria Math" w:hAnsi="Cambria Math" w:cs="Times New Roman"/>
                              <w:i/>
                            </w:rPr>
                          </m:ctrlPr>
                        </m:e>
                      </m:mr>
                      <m:mr>
                        <m:e>
                          <m:ctrlPr>
                            <w:rPr>
                              <w:rFonts w:ascii="Cambria Math" w:hAnsi="Cambria Math" w:cs="Times New Roman"/>
                              <w:i/>
                            </w:rPr>
                          </m:ctrlPr>
                        </m:e>
                        <m:e>
                          <m:r>
                            <m:rPr/>
                            <w:rPr>
                              <w:rFonts w:hint="default" w:ascii="Cambria Math" w:hAnsi="Cambria Math" w:cs="Times New Roman"/>
                              <w:rPrChange w:id="447" w:author="Ye Wang" w:date="2026-04-03T18:36:00Z">
                                <w:rPr>
                                  <w:rFonts w:hint="eastAsia" w:ascii="Cambria Math" w:hAnsi="Cambria Math" w:cs="Times New Roman"/>
                                </w:rPr>
                              </w:rPrChange>
                            </w:rPr>
                            <m:t>/</m:t>
                          </m:r>
                          <m:ctrlPr>
                            <w:rPr>
                              <w:rFonts w:ascii="Cambria Math" w:hAnsi="Cambria Math" w:cs="Times New Roman"/>
                              <w:i/>
                            </w:rPr>
                          </m:ctrlPr>
                        </m:e>
                        <m:e>
                          <m:m>
                            <m:mPr>
                              <m:mcs>
                                <m:mc>
                                  <m:mcPr>
                                    <m:count m:val="2"/>
                                    <m:mcJc m:val="center"/>
                                  </m:mcPr>
                                </m:mc>
                              </m:mcs>
                              <m:ctrlPr>
                                <w:rPr>
                                  <w:rFonts w:ascii="Cambria Math" w:hAnsi="Cambria Math" w:cs="Times New Roman"/>
                                  <w:i/>
                                </w:rPr>
                              </m:ctrlPr>
                            </m:mPr>
                            <m:mr>
                              <m:e>
                                <m:ctrlPr>
                                  <w:rPr>
                                    <w:rFonts w:ascii="Cambria Math" w:hAnsi="Cambria Math" w:cs="Times New Roman"/>
                                    <w:i/>
                                  </w:rPr>
                                </m:ctrlPr>
                              </m:e>
                              <m:e>
                                <m:ctrlPr>
                                  <w:rPr>
                                    <w:rFonts w:ascii="Cambria Math" w:hAnsi="Cambria Math" w:cs="Times New Roman"/>
                                    <w:i/>
                                  </w:rPr>
                                </m:ctrlPr>
                              </m:e>
                            </m:mr>
                          </m:m>
                          <m:ctrlPr>
                            <w:rPr>
                              <w:rFonts w:ascii="Cambria Math" w:hAnsi="Cambria Math" w:cs="Times New Roman"/>
                              <w:i/>
                            </w:rPr>
                          </m:ctrlPr>
                        </m:e>
                      </m:mr>
                    </m:m>
                    <m:ctrlPr>
                      <w:rPr>
                        <w:rFonts w:ascii="Cambria Math" w:hAnsi="Cambria Math" w:cs="Times New Roman"/>
                        <w:i/>
                      </w:rPr>
                    </m:ctrlPr>
                  </m:e>
                </m:mr>
                <m:mr>
                  <m:e>
                    <m:m>
                      <m:mPr>
                        <m:mcs>
                          <m:mc>
                            <m:mcPr>
                              <m:count m:val="1"/>
                              <m:mcJc m:val="center"/>
                            </m:mcPr>
                          </m:mc>
                        </m:mcs>
                        <m:ctrlPr>
                          <w:rPr>
                            <w:rFonts w:ascii="Cambria Math" w:hAnsi="Cambria Math" w:cs="Times New Roman"/>
                            <w:i/>
                          </w:rPr>
                        </m:ctrlPr>
                      </m:mPr>
                      <m:mr>
                        <m:e>
                          <m:r>
                            <m:rPr/>
                            <w:rPr>
                              <w:rFonts w:hint="default" w:ascii="Cambria Math" w:hAnsi="Cambria Math" w:cs="Times New Roman"/>
                              <w:rPrChange w:id="448" w:author="Ye Wang" w:date="2026-04-03T18:36:00Z">
                                <w:rPr>
                                  <w:rFonts w:hint="eastAsia" w:ascii="Cambria Math" w:hAnsi="Cambria Math" w:cs="Times New Roman"/>
                                </w:rPr>
                              </w:rPrChange>
                            </w:rPr>
                            <m:t>4</m:t>
                          </m:r>
                          <m:ctrlPr>
                            <w:rPr>
                              <w:rFonts w:ascii="Cambria Math" w:hAnsi="Cambria Math" w:cs="Times New Roman"/>
                              <w:i/>
                            </w:rPr>
                          </m:ctrlPr>
                        </m:e>
                      </m:mr>
                      <m:mr>
                        <m:e>
                          <m:r>
                            <m:rPr/>
                            <w:rPr>
                              <w:rFonts w:hint="default" w:ascii="Cambria Math" w:hAnsi="Cambria Math" w:cs="Times New Roman"/>
                              <w:rPrChange w:id="449" w:author="Ye Wang" w:date="2026-04-03T18:36:00Z">
                                <w:rPr>
                                  <w:rFonts w:hint="eastAsia" w:ascii="Cambria Math" w:hAnsi="Cambria Math" w:cs="Times New Roman"/>
                                </w:rPr>
                              </w:rPrChange>
                            </w:rPr>
                            <m:t>5</m:t>
                          </m:r>
                          <m:ctrlPr>
                            <w:rPr>
                              <w:rFonts w:ascii="Cambria Math" w:hAnsi="Cambria Math" w:cs="Times New Roman"/>
                              <w:i/>
                            </w:rPr>
                          </m:ctrlPr>
                        </m:e>
                      </m:mr>
                    </m:m>
                    <m:ctrlPr>
                      <w:rPr>
                        <w:rFonts w:ascii="Cambria Math" w:hAnsi="Cambria Math" w:cs="Times New Roman"/>
                        <w:i/>
                      </w:rPr>
                    </m:ctrlPr>
                  </m:e>
                  <m:e>
                    <m:m>
                      <m:mPr>
                        <m:mcs>
                          <m:mc>
                            <m:mcPr>
                              <m:count m:val="2"/>
                              <m:mcJc m:val="center"/>
                            </m:mcPr>
                          </m:mc>
                        </m:mcs>
                        <m:ctrlPr>
                          <w:rPr>
                            <w:rFonts w:ascii="Cambria Math" w:hAnsi="Cambria Math" w:cs="Times New Roman"/>
                            <w:i/>
                          </w:rPr>
                        </m:ctrlPr>
                      </m:mPr>
                      <m:mr>
                        <m:e>
                          <m:m>
                            <m:mPr>
                              <m:mcs>
                                <m:mc>
                                  <m:mcPr>
                                    <m:count m:val="1"/>
                                    <m:mcJc m:val="center"/>
                                  </m:mcPr>
                                </m:mc>
                              </m:mcs>
                              <m:ctrlPr>
                                <w:rPr>
                                  <w:rFonts w:ascii="Cambria Math" w:hAnsi="Cambria Math" w:cs="Times New Roman"/>
                                  <w:i/>
                                </w:rPr>
                              </m:ctrlPr>
                            </m:mPr>
                            <m:mr>
                              <m:e>
                                <m:ctrlPr>
                                  <w:rPr>
                                    <w:rFonts w:ascii="Cambria Math" w:hAnsi="Cambria Math" w:cs="Times New Roman"/>
                                    <w:i/>
                                  </w:rPr>
                                </m:ctrlPr>
                              </m:e>
                            </m:mr>
                            <m:mr>
                              <m:e>
                                <m:ctrlPr>
                                  <w:rPr>
                                    <w:rFonts w:ascii="Cambria Math" w:hAnsi="Cambria Math" w:cs="Times New Roman"/>
                                    <w:i/>
                                  </w:rPr>
                                </m:ctrlPr>
                              </m:e>
                            </m:mr>
                          </m:m>
                          <m:ctrlPr>
                            <w:rPr>
                              <w:rFonts w:ascii="Cambria Math" w:hAnsi="Cambria Math" w:cs="Times New Roman"/>
                              <w:i/>
                            </w:rPr>
                          </m:ctrlPr>
                        </m:e>
                        <m:e>
                          <m:m>
                            <m:mPr>
                              <m:mcs>
                                <m:mc>
                                  <m:mcPr>
                                    <m:count m:val="1"/>
                                    <m:mcJc m:val="center"/>
                                  </m:mcPr>
                                </m:mc>
                              </m:mcs>
                              <m:ctrlPr>
                                <w:rPr>
                                  <w:rFonts w:ascii="Cambria Math" w:hAnsi="Cambria Math" w:cs="Times New Roman"/>
                                  <w:i/>
                                </w:rPr>
                              </m:ctrlPr>
                            </m:mPr>
                            <m:mr>
                              <m:e>
                                <m:ctrlPr>
                                  <w:rPr>
                                    <w:rFonts w:ascii="Cambria Math" w:hAnsi="Cambria Math" w:cs="Times New Roman"/>
                                    <w:i/>
                                  </w:rPr>
                                </m:ctrlPr>
                              </m:e>
                            </m:mr>
                            <m:mr>
                              <m:e>
                                <m:ctrlPr>
                                  <w:rPr>
                                    <w:rFonts w:ascii="Cambria Math" w:hAnsi="Cambria Math" w:cs="Times New Roman"/>
                                    <w:i/>
                                  </w:rPr>
                                </m:ctrlPr>
                              </m:e>
                            </m:mr>
                          </m:m>
                          <m:ctrlPr>
                            <w:rPr>
                              <w:rFonts w:ascii="Cambria Math" w:hAnsi="Cambria Math" w:cs="Times New Roman"/>
                              <w:i/>
                            </w:rPr>
                          </m:ctrlPr>
                        </m:e>
                      </m:mr>
                    </m:m>
                    <m:ctrlPr>
                      <w:rPr>
                        <w:rFonts w:ascii="Cambria Math" w:hAnsi="Cambria Math" w:cs="Times New Roman"/>
                        <w:i/>
                      </w:rPr>
                    </m:ctrlPr>
                  </m:e>
                  <m:e>
                    <m:m>
                      <m:mPr>
                        <m:mcs>
                          <m:mc>
                            <m:mcPr>
                              <m:count m:val="3"/>
                              <m:mcJc m:val="center"/>
                            </m:mcPr>
                          </m:mc>
                        </m:mcs>
                        <m:ctrlPr>
                          <w:rPr>
                            <w:rFonts w:ascii="Cambria Math" w:hAnsi="Cambria Math" w:cs="Times New Roman"/>
                            <w:i/>
                          </w:rPr>
                        </m:ctrlPr>
                      </m:mPr>
                      <m:mr>
                        <m:e>
                          <m:ctrlPr>
                            <w:rPr>
                              <w:rFonts w:ascii="Cambria Math" w:hAnsi="Cambria Math" w:cs="Times New Roman"/>
                              <w:i/>
                            </w:rPr>
                          </m:ctrlPr>
                        </m:e>
                        <m:e>
                          <m:ctrlPr>
                            <w:rPr>
                              <w:rFonts w:ascii="Cambria Math" w:hAnsi="Cambria Math" w:cs="Times New Roman"/>
                              <w:i/>
                            </w:rPr>
                          </m:ctrlPr>
                        </m:e>
                        <m:e>
                          <m:m>
                            <m:mPr>
                              <m:mcs>
                                <m:mc>
                                  <m:mcPr>
                                    <m:count m:val="2"/>
                                    <m:mcJc m:val="center"/>
                                  </m:mcPr>
                                </m:mc>
                              </m:mcs>
                              <m:ctrlPr>
                                <w:rPr>
                                  <w:rFonts w:ascii="Cambria Math" w:hAnsi="Cambria Math" w:cs="Times New Roman"/>
                                  <w:i/>
                                </w:rPr>
                              </m:ctrlPr>
                            </m:mPr>
                            <m:mr>
                              <m:e>
                                <m:r>
                                  <m:rPr/>
                                  <w:rPr>
                                    <w:rFonts w:hint="default" w:ascii="Cambria Math" w:hAnsi="Cambria Math" w:cs="Times New Roman"/>
                                    <w:rPrChange w:id="450" w:author="Ye Wang" w:date="2026-04-03T18:36:00Z">
                                      <w:rPr>
                                        <w:rFonts w:hint="eastAsia" w:ascii="Cambria Math" w:hAnsi="Cambria Math" w:cs="Times New Roman"/>
                                      </w:rPr>
                                    </w:rPrChange>
                                  </w:rPr>
                                  <m:t>/</m:t>
                                </m:r>
                                <m:ctrlPr>
                                  <w:rPr>
                                    <w:rFonts w:ascii="Cambria Math" w:hAnsi="Cambria Math" w:cs="Times New Roman"/>
                                    <w:i/>
                                  </w:rPr>
                                </m:ctrlPr>
                              </m:e>
                              <m:e>
                                <m:ctrlPr>
                                  <w:rPr>
                                    <w:rFonts w:ascii="Cambria Math" w:hAnsi="Cambria Math" w:cs="Times New Roman"/>
                                    <w:i/>
                                  </w:rPr>
                                </m:ctrlPr>
                              </m:e>
                            </m:mr>
                          </m:m>
                          <m:ctrlPr>
                            <w:rPr>
                              <w:rFonts w:ascii="Cambria Math" w:hAnsi="Cambria Math" w:cs="Times New Roman"/>
                              <w:i/>
                            </w:rPr>
                          </m:ctrlPr>
                        </m:e>
                      </m:mr>
                      <m:mr>
                        <m:e>
                          <m:ctrlPr>
                            <w:rPr>
                              <w:rFonts w:ascii="Cambria Math" w:hAnsi="Cambria Math" w:cs="Times New Roman"/>
                              <w:i/>
                            </w:rPr>
                          </m:ctrlPr>
                        </m:e>
                        <m:e>
                          <m:ctrlPr>
                            <w:rPr>
                              <w:rFonts w:ascii="Cambria Math" w:hAnsi="Cambria Math" w:cs="Times New Roman"/>
                              <w:i/>
                            </w:rPr>
                          </m:ctrlPr>
                        </m:e>
                        <m:e>
                          <m:m>
                            <m:mPr>
                              <m:mcs>
                                <m:mc>
                                  <m:mcPr>
                                    <m:count m:val="2"/>
                                    <m:mcJc m:val="center"/>
                                  </m:mcPr>
                                </m:mc>
                              </m:mcs>
                              <m:ctrlPr>
                                <w:rPr>
                                  <w:rFonts w:ascii="Cambria Math" w:hAnsi="Cambria Math" w:cs="Times New Roman"/>
                                  <w:i/>
                                </w:rPr>
                              </m:ctrlPr>
                            </m:mPr>
                            <m:mr>
                              <m:e>
                                <m:ctrlPr>
                                  <w:rPr>
                                    <w:rFonts w:ascii="Cambria Math" w:hAnsi="Cambria Math" w:cs="Times New Roman"/>
                                    <w:i/>
                                  </w:rPr>
                                </m:ctrlPr>
                              </m:e>
                              <m:e>
                                <m:r>
                                  <m:rPr/>
                                  <w:rPr>
                                    <w:rFonts w:hint="default" w:ascii="Cambria Math" w:hAnsi="Cambria Math" w:cs="Times New Roman"/>
                                    <w:rPrChange w:id="451" w:author="Ye Wang" w:date="2026-04-03T18:36:00Z">
                                      <w:rPr>
                                        <w:rFonts w:hint="eastAsia" w:ascii="Cambria Math" w:hAnsi="Cambria Math" w:cs="Times New Roman"/>
                                      </w:rPr>
                                    </w:rPrChange>
                                  </w:rPr>
                                  <m:t>/</m:t>
                                </m:r>
                                <m:ctrlPr>
                                  <w:rPr>
                                    <w:rFonts w:ascii="Cambria Math" w:hAnsi="Cambria Math" w:cs="Times New Roman"/>
                                    <w:i/>
                                  </w:rPr>
                                </m:ctrlPr>
                              </m:e>
                            </m:mr>
                          </m:m>
                          <m:ctrlPr>
                            <w:rPr>
                              <w:rFonts w:ascii="Cambria Math" w:hAnsi="Cambria Math" w:cs="Times New Roman"/>
                              <w:i/>
                            </w:rPr>
                          </m:ctrlPr>
                        </m:e>
                      </m:mr>
                    </m:m>
                    <m:ctrlPr>
                      <w:rPr>
                        <w:rFonts w:ascii="Cambria Math" w:hAnsi="Cambria Math" w:cs="Times New Roman"/>
                        <w:i/>
                      </w:rPr>
                    </m:ctrlPr>
                  </m:e>
                </m:mr>
              </m:m>
              <m:ctrlPr>
                <w:rPr>
                  <w:rFonts w:ascii="Cambria Math" w:hAnsi="Cambria Math" w:cs="Times New Roman"/>
                  <w:i/>
                </w:rPr>
              </m:ctrlPr>
            </m:e>
          </m:d>
        </m:oMath>
      </m:oMathPara>
    </w:p>
    <w:p w14:paraId="1D259E8C">
      <w:pPr>
        <w:widowControl/>
        <w:numPr>
          <w:ilvl w:val="0"/>
          <w:numId w:val="1"/>
        </w:numPr>
        <w:spacing w:beforeAutospacing="1" w:afterAutospacing="1"/>
        <w:ind w:left="0"/>
        <w:rPr>
          <w:rFonts w:ascii="Times New Roman" w:hAnsi="Times New Roman" w:cs="Times New Roman"/>
          <w:rPrChange w:id="452" w:author="Ye Wang" w:date="2026-04-03T18:36:00Z">
            <w:rPr>
              <w:rFonts w:hAnsi="Times New Roman" w:cs="Times New Roman"/>
            </w:rPr>
          </w:rPrChange>
        </w:rPr>
      </w:pPr>
      <w:r>
        <w:rPr>
          <w:rFonts w:ascii="Times New Roman" w:hAnsi="Times New Roman" w:cs="Times New Roman"/>
          <w:rPrChange w:id="453" w:author="Ye Wang" w:date="2026-04-03T18:36:00Z">
            <w:rPr>
              <w:rFonts w:hAnsi="Times New Roman" w:cs="Times New Roman"/>
            </w:rPr>
          </w:rPrChange>
        </w:rPr>
        <w:t>但是只关注总影响力是不够的，由于我们关注的场景聚焦于谣言传播，因此，影响力的方向也同样重要。</w:t>
      </w:r>
    </w:p>
    <w:p w14:paraId="47402831">
      <w:pPr>
        <w:widowControl/>
        <w:numPr>
          <w:ilvl w:val="0"/>
          <w:numId w:val="1"/>
        </w:numPr>
        <w:spacing w:beforeAutospacing="1" w:afterAutospacing="1"/>
        <w:ind w:left="0"/>
        <w:rPr>
          <w:rFonts w:ascii="Times New Roman" w:hAnsi="Times New Roman" w:cs="Times New Roman"/>
          <w:rPrChange w:id="454" w:author="Ye Wang" w:date="2026-04-03T18:36:00Z">
            <w:rPr>
              <w:rFonts w:hAnsi="Times New Roman" w:cs="Times New Roman"/>
            </w:rPr>
          </w:rPrChange>
        </w:rPr>
      </w:pPr>
      <w:r>
        <w:rPr>
          <w:rFonts w:hint="default" w:ascii="Times New Roman" w:hAnsi="Times New Roman" w:cs="Times New Roman"/>
          <w:rPrChange w:id="455" w:author="Ye Wang" w:date="2026-04-03T18:36:00Z">
            <w:rPr>
              <w:rFonts w:hint="eastAsia" w:hAnsi="Times New Roman" w:cs="Times New Roman"/>
            </w:rPr>
          </w:rPrChange>
        </w:rPr>
        <w:t>基于</w:t>
      </w:r>
      <w:r>
        <w:rPr>
          <w:rFonts w:ascii="Times New Roman" w:hAnsi="Times New Roman" w:cs="Times New Roman"/>
          <w:rPrChange w:id="456" w:author="Ye Wang" w:date="2026-04-03T18:36:00Z">
            <w:rPr>
              <w:rFonts w:hAnsi="Times New Roman" w:cs="Times New Roman"/>
            </w:rPr>
          </w:rPrChange>
        </w:rPr>
        <w:t>影响力</w:t>
      </w:r>
      <w:r>
        <w:rPr>
          <w:rFonts w:hint="default" w:ascii="Times New Roman" w:hAnsi="Times New Roman" w:cs="Times New Roman"/>
          <w:rPrChange w:id="457" w:author="Ye Wang" w:date="2026-04-03T18:36:00Z">
            <w:rPr>
              <w:rFonts w:hint="eastAsia" w:hAnsi="Times New Roman" w:cs="Times New Roman"/>
            </w:rPr>
          </w:rPrChange>
        </w:rPr>
        <w:t>的定义</w:t>
      </w:r>
      <w:r>
        <w:rPr>
          <w:rFonts w:ascii="Times New Roman" w:hAnsi="Times New Roman" w:cs="Times New Roman"/>
          <w:rPrChange w:id="458" w:author="Ye Wang" w:date="2026-04-03T18:36:00Z">
            <w:rPr>
              <w:rFonts w:hAnsi="Times New Roman" w:cs="Times New Roman"/>
            </w:rPr>
          </w:rPrChange>
        </w:rPr>
        <w:t>，总影响力实际由两部分构成，</w:t>
      </w:r>
      <w:r>
        <w:rPr>
          <w:rFonts w:ascii="Times New Roman" w:hAnsi="Times New Roman" w:cs="Times New Roman"/>
          <w:rPrChange w:id="459" w:author="Ye Wang" w:date="2026-04-03T18:36:00Z">
            <w:rPr>
              <w:rFonts w:hAnsi="Times New Roman" w:cs="Times New Roman"/>
            </w:rPr>
          </w:rPrChange>
        </w:rPr>
        <w:t>positive</w:t>
      </w:r>
      <w:r>
        <w:rPr>
          <w:rFonts w:ascii="Times New Roman" w:hAnsi="Times New Roman" w:cs="Times New Roman"/>
          <w:rPrChange w:id="460" w:author="Ye Wang" w:date="2026-04-03T18:36:00Z">
            <w:rPr>
              <w:rFonts w:hAnsi="Times New Roman" w:cs="Times New Roman"/>
            </w:rPr>
          </w:rPrChange>
        </w:rPr>
        <w:t>部分的影响力代表此部分的影响是将其他智能体向真相方向引导</w:t>
      </w:r>
      <w:r>
        <w:rPr>
          <w:rFonts w:hint="default" w:ascii="Times New Roman" w:hAnsi="Times New Roman" w:cs="Times New Roman"/>
          <w:rPrChange w:id="461" w:author="Ye Wang" w:date="2026-04-03T18:36:00Z">
            <w:rPr>
              <w:rFonts w:hint="eastAsia" w:hAnsi="Times New Roman" w:cs="Times New Roman"/>
            </w:rPr>
          </w:rPrChange>
        </w:rPr>
        <w:t>（即正向影响力）</w:t>
      </w:r>
      <w:r>
        <w:rPr>
          <w:rFonts w:ascii="Times New Roman" w:hAnsi="Times New Roman" w:cs="Times New Roman"/>
          <w:rPrChange w:id="462" w:author="Ye Wang" w:date="2026-04-03T18:36:00Z">
            <w:rPr>
              <w:rFonts w:hAnsi="Times New Roman" w:cs="Times New Roman"/>
            </w:rPr>
          </w:rPrChange>
        </w:rPr>
        <w:t>；</w:t>
      </w:r>
      <w:r>
        <w:rPr>
          <w:rFonts w:ascii="Times New Roman" w:hAnsi="Times New Roman" w:cs="Times New Roman"/>
          <w:rPrChange w:id="463" w:author="Ye Wang" w:date="2026-04-03T18:36:00Z">
            <w:rPr>
              <w:rFonts w:hAnsi="Times New Roman" w:cs="Times New Roman"/>
            </w:rPr>
          </w:rPrChange>
        </w:rPr>
        <w:t>negative</w:t>
      </w:r>
      <w:r>
        <w:rPr>
          <w:rFonts w:ascii="Times New Roman" w:hAnsi="Times New Roman" w:cs="Times New Roman"/>
          <w:rPrChange w:id="464" w:author="Ye Wang" w:date="2026-04-03T18:36:00Z">
            <w:rPr>
              <w:rFonts w:hAnsi="Times New Roman" w:cs="Times New Roman"/>
            </w:rPr>
          </w:rPrChange>
        </w:rPr>
        <w:t>部分的影响力则代表此部分的影响是将其他智能体向谣言方向引导</w:t>
      </w:r>
      <w:r>
        <w:rPr>
          <w:rFonts w:hint="default" w:ascii="Times New Roman" w:hAnsi="Times New Roman" w:cs="Times New Roman"/>
          <w:rPrChange w:id="465" w:author="Ye Wang" w:date="2026-04-03T18:36:00Z">
            <w:rPr>
              <w:rFonts w:hint="eastAsia" w:hAnsi="Times New Roman" w:cs="Times New Roman"/>
            </w:rPr>
          </w:rPrChange>
        </w:rPr>
        <w:t>（即负向影响力）</w:t>
      </w:r>
      <w:r>
        <w:rPr>
          <w:rFonts w:ascii="Times New Roman" w:hAnsi="Times New Roman" w:cs="Times New Roman"/>
          <w:rPrChange w:id="466" w:author="Ye Wang" w:date="2026-04-03T18:36:00Z">
            <w:rPr>
              <w:rFonts w:hAnsi="Times New Roman" w:cs="Times New Roman"/>
            </w:rPr>
          </w:rPrChange>
        </w:rPr>
        <w:t>。</w:t>
      </w:r>
    </w:p>
    <w:p w14:paraId="0352C226">
      <w:pPr>
        <w:widowControl/>
        <w:numPr>
          <w:ilvl w:val="0"/>
          <w:numId w:val="1"/>
        </w:numPr>
        <w:spacing w:beforeAutospacing="1" w:afterAutospacing="1"/>
        <w:ind w:left="0"/>
        <w:rPr>
          <w:rFonts w:ascii="Times New Roman" w:hAnsi="Times New Roman" w:cs="Times New Roman"/>
          <w:rPrChange w:id="467" w:author="Ye Wang" w:date="2026-04-03T18:36:00Z">
            <w:rPr>
              <w:rFonts w:hAnsi="Times New Roman" w:cs="Times New Roman"/>
            </w:rPr>
          </w:rPrChange>
        </w:rPr>
      </w:pPr>
      <w:r>
        <w:rPr>
          <w:rFonts w:hint="default" w:ascii="Times New Roman" w:hAnsi="Times New Roman" w:cs="Times New Roman"/>
          <w:rPrChange w:id="468" w:author="Ye Wang" w:date="2026-04-03T18:36:00Z">
            <w:rPr>
              <w:rFonts w:hint="eastAsia" w:hAnsi="Times New Roman" w:cs="Times New Roman"/>
            </w:rPr>
          </w:rPrChange>
        </w:rPr>
        <w:t>我们更加深入的分析将基于</w:t>
      </w:r>
      <w:r>
        <w:rPr>
          <w:rFonts w:hint="default" w:ascii="Times New Roman" w:hAnsi="Times New Roman" w:cs="Times New Roman"/>
          <w:rPrChange w:id="469" w:author="Ye Wang" w:date="2026-04-03T18:36:00Z">
            <w:rPr>
              <w:rFonts w:hint="eastAsia" w:hAnsi="Times New Roman" w:cs="Times New Roman"/>
            </w:rPr>
          </w:rPrChange>
        </w:rPr>
        <w:t>positive/negative</w:t>
      </w:r>
      <w:r>
        <w:rPr>
          <w:rFonts w:hint="default" w:ascii="Times New Roman" w:hAnsi="Times New Roman" w:cs="Times New Roman"/>
          <w:rPrChange w:id="470" w:author="Ye Wang" w:date="2026-04-03T18:36:00Z">
            <w:rPr>
              <w:rFonts w:hint="eastAsia" w:hAnsi="Times New Roman" w:cs="Times New Roman"/>
            </w:rPr>
          </w:rPrChange>
        </w:rPr>
        <w:t>影响力展开。</w:t>
      </w:r>
    </w:p>
    <w:p w14:paraId="18EEDB9D">
      <w:pPr>
        <w:rPr>
          <w:rFonts w:ascii="Times New Roman" w:hAnsi="Times New Roman" w:cs="Times New Roman"/>
          <w:rPrChange w:id="471" w:author="Ye Wang" w:date="2026-04-03T18:36:00Z">
            <w:rPr>
              <w:rFonts w:hAnsi="Cambria Math"/>
            </w:rPr>
          </w:rPrChange>
        </w:rPr>
      </w:pP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51">
      <wne:fci wne:fciName="HighlightColorPicker" wne:swArg="0000"/>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ambria Math">
    <w:panose1 w:val="02040503050406030204"/>
    <w:charset w:val="00"/>
    <w:family w:val="roman"/>
    <w:pitch w:val="default"/>
    <w:sig w:usb0="E00006FF" w:usb1="420024FF" w:usb2="02000000" w:usb3="00000000" w:csb0="2000019F" w:csb1="00000000"/>
  </w:font>
  <w:font w:name="Courier New">
    <w:panose1 w:val="02070309020205020404"/>
    <w:charset w:val="00"/>
    <w:family w:val="modern"/>
    <w:pitch w:val="default"/>
    <w:sig w:usb0="E0002EFF" w:usb1="C0007843" w:usb2="00000009" w:usb3="00000000" w:csb0="400001FF" w:csb1="FFFF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38DE98A"/>
    <w:multiLevelType w:val="multilevel"/>
    <w:tmpl w:val="638DE98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Ye Wang">
    <w15:presenceInfo w15:providerId="Windows Live" w15:userId="f37e6932fcff166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trackRevisions w:val="1"/>
  <w:documentProtection w:enforcement="0"/>
  <w:defaultTabStop w:val="420"/>
  <w:drawingGridHorizontalSpacing w:val="105"/>
  <w:drawingGridVerticalSpacing w:val="156"/>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xtDSzMDIwtTQxMDQ2t7RQ0lEKTi0uzszPAykwrAUA+QU3oCwAAAA="/>
  </w:docVars>
  <w:rsids>
    <w:rsidRoot w:val="004919DB"/>
    <w:rsid w:val="00036942"/>
    <w:rsid w:val="000C5A14"/>
    <w:rsid w:val="001744B2"/>
    <w:rsid w:val="001F6AF3"/>
    <w:rsid w:val="00214D00"/>
    <w:rsid w:val="002C4360"/>
    <w:rsid w:val="003A44D8"/>
    <w:rsid w:val="004919DB"/>
    <w:rsid w:val="004D6899"/>
    <w:rsid w:val="005D2854"/>
    <w:rsid w:val="00612158"/>
    <w:rsid w:val="006B31C3"/>
    <w:rsid w:val="007E0D9A"/>
    <w:rsid w:val="008102F1"/>
    <w:rsid w:val="008C5C33"/>
    <w:rsid w:val="008D250B"/>
    <w:rsid w:val="00A650D3"/>
    <w:rsid w:val="00AB1812"/>
    <w:rsid w:val="00AD558A"/>
    <w:rsid w:val="00B2343A"/>
    <w:rsid w:val="00B3451A"/>
    <w:rsid w:val="00B92181"/>
    <w:rsid w:val="00B93F2F"/>
    <w:rsid w:val="00BC791B"/>
    <w:rsid w:val="00BD0700"/>
    <w:rsid w:val="00BD21DA"/>
    <w:rsid w:val="00D41AEE"/>
    <w:rsid w:val="00E32D5A"/>
    <w:rsid w:val="00EB21BA"/>
    <w:rsid w:val="00EC7C19"/>
    <w:rsid w:val="00F749F4"/>
    <w:rsid w:val="00F907CF"/>
    <w:rsid w:val="00FC3E1B"/>
    <w:rsid w:val="013B2B96"/>
    <w:rsid w:val="01B841E6"/>
    <w:rsid w:val="01EA636A"/>
    <w:rsid w:val="0227136C"/>
    <w:rsid w:val="022B14E9"/>
    <w:rsid w:val="02493090"/>
    <w:rsid w:val="02661E94"/>
    <w:rsid w:val="02781BC8"/>
    <w:rsid w:val="02BC7D06"/>
    <w:rsid w:val="02F53218"/>
    <w:rsid w:val="02FA25DD"/>
    <w:rsid w:val="030D2172"/>
    <w:rsid w:val="032E14C4"/>
    <w:rsid w:val="0337738D"/>
    <w:rsid w:val="03433F84"/>
    <w:rsid w:val="034A70C0"/>
    <w:rsid w:val="03653EFA"/>
    <w:rsid w:val="036A7762"/>
    <w:rsid w:val="037C7496"/>
    <w:rsid w:val="038A3960"/>
    <w:rsid w:val="03D2013A"/>
    <w:rsid w:val="03EB3317"/>
    <w:rsid w:val="03F86B1C"/>
    <w:rsid w:val="04043713"/>
    <w:rsid w:val="04506958"/>
    <w:rsid w:val="050414F1"/>
    <w:rsid w:val="05107E95"/>
    <w:rsid w:val="055661F0"/>
    <w:rsid w:val="055C757F"/>
    <w:rsid w:val="05816FE5"/>
    <w:rsid w:val="05834B0B"/>
    <w:rsid w:val="05A607FA"/>
    <w:rsid w:val="05AB5E10"/>
    <w:rsid w:val="060C68AF"/>
    <w:rsid w:val="0624009C"/>
    <w:rsid w:val="0661309E"/>
    <w:rsid w:val="06BA455D"/>
    <w:rsid w:val="06BA630B"/>
    <w:rsid w:val="06E623AC"/>
    <w:rsid w:val="07256B46"/>
    <w:rsid w:val="072639A0"/>
    <w:rsid w:val="07666493"/>
    <w:rsid w:val="07854B6B"/>
    <w:rsid w:val="07893F2F"/>
    <w:rsid w:val="07C05BA3"/>
    <w:rsid w:val="0801674A"/>
    <w:rsid w:val="083E4D1A"/>
    <w:rsid w:val="08421BC8"/>
    <w:rsid w:val="08485B98"/>
    <w:rsid w:val="084E7652"/>
    <w:rsid w:val="085D1644"/>
    <w:rsid w:val="08901A19"/>
    <w:rsid w:val="08953153"/>
    <w:rsid w:val="08962DA7"/>
    <w:rsid w:val="08CE609D"/>
    <w:rsid w:val="08E92ED7"/>
    <w:rsid w:val="094620D8"/>
    <w:rsid w:val="095F3199"/>
    <w:rsid w:val="096B5FE2"/>
    <w:rsid w:val="096D1D5A"/>
    <w:rsid w:val="09756E61"/>
    <w:rsid w:val="098552F6"/>
    <w:rsid w:val="098B3F8E"/>
    <w:rsid w:val="099C43EE"/>
    <w:rsid w:val="09C53944"/>
    <w:rsid w:val="09C6146A"/>
    <w:rsid w:val="09D27E0F"/>
    <w:rsid w:val="09FB1114"/>
    <w:rsid w:val="0A1B17B6"/>
    <w:rsid w:val="0A58147A"/>
    <w:rsid w:val="0AC736EC"/>
    <w:rsid w:val="0AE24082"/>
    <w:rsid w:val="0B077F8D"/>
    <w:rsid w:val="0B2428ED"/>
    <w:rsid w:val="0B401B38"/>
    <w:rsid w:val="0BC140B0"/>
    <w:rsid w:val="0BC67500"/>
    <w:rsid w:val="0BEB340A"/>
    <w:rsid w:val="0BF202F5"/>
    <w:rsid w:val="0C1C2136"/>
    <w:rsid w:val="0C246346"/>
    <w:rsid w:val="0CB67574"/>
    <w:rsid w:val="0CC51EAD"/>
    <w:rsid w:val="0D4E1D51"/>
    <w:rsid w:val="0D5B011C"/>
    <w:rsid w:val="0D645222"/>
    <w:rsid w:val="0D935B07"/>
    <w:rsid w:val="0DA9532B"/>
    <w:rsid w:val="0DE16873"/>
    <w:rsid w:val="0E146C48"/>
    <w:rsid w:val="0E2055ED"/>
    <w:rsid w:val="0EA87391"/>
    <w:rsid w:val="0EDB32C2"/>
    <w:rsid w:val="0F9556AF"/>
    <w:rsid w:val="0FD74C28"/>
    <w:rsid w:val="0FFF1232"/>
    <w:rsid w:val="1010343F"/>
    <w:rsid w:val="1017657C"/>
    <w:rsid w:val="10437371"/>
    <w:rsid w:val="107C0AD5"/>
    <w:rsid w:val="107D4042"/>
    <w:rsid w:val="10D66437"/>
    <w:rsid w:val="10E32902"/>
    <w:rsid w:val="110034B4"/>
    <w:rsid w:val="11056D1C"/>
    <w:rsid w:val="116F23E8"/>
    <w:rsid w:val="118E0AC0"/>
    <w:rsid w:val="11B04EDA"/>
    <w:rsid w:val="11DF131B"/>
    <w:rsid w:val="11E06E41"/>
    <w:rsid w:val="11F56D91"/>
    <w:rsid w:val="122B630F"/>
    <w:rsid w:val="126006AE"/>
    <w:rsid w:val="1293209E"/>
    <w:rsid w:val="12C84103"/>
    <w:rsid w:val="1300779B"/>
    <w:rsid w:val="13294F44"/>
    <w:rsid w:val="134753CA"/>
    <w:rsid w:val="134A310C"/>
    <w:rsid w:val="13511DA5"/>
    <w:rsid w:val="13743DC0"/>
    <w:rsid w:val="13BA5B9C"/>
    <w:rsid w:val="13C133CE"/>
    <w:rsid w:val="143771ED"/>
    <w:rsid w:val="144D4C62"/>
    <w:rsid w:val="14740441"/>
    <w:rsid w:val="14830684"/>
    <w:rsid w:val="152E4A94"/>
    <w:rsid w:val="1556265D"/>
    <w:rsid w:val="155B33AF"/>
    <w:rsid w:val="157F52EF"/>
    <w:rsid w:val="159529BE"/>
    <w:rsid w:val="15BF56EC"/>
    <w:rsid w:val="15C34AB0"/>
    <w:rsid w:val="15E213DA"/>
    <w:rsid w:val="160E0421"/>
    <w:rsid w:val="161812A0"/>
    <w:rsid w:val="16322361"/>
    <w:rsid w:val="16461969"/>
    <w:rsid w:val="166938A9"/>
    <w:rsid w:val="16783AEC"/>
    <w:rsid w:val="168B1A72"/>
    <w:rsid w:val="16921052"/>
    <w:rsid w:val="16B34B25"/>
    <w:rsid w:val="16D52CED"/>
    <w:rsid w:val="16E3365C"/>
    <w:rsid w:val="171926EA"/>
    <w:rsid w:val="171B2DF6"/>
    <w:rsid w:val="171E28E6"/>
    <w:rsid w:val="173B5246"/>
    <w:rsid w:val="17571954"/>
    <w:rsid w:val="17680005"/>
    <w:rsid w:val="17D9680D"/>
    <w:rsid w:val="18B666E7"/>
    <w:rsid w:val="19524AC9"/>
    <w:rsid w:val="196763AA"/>
    <w:rsid w:val="196B7938"/>
    <w:rsid w:val="199944A6"/>
    <w:rsid w:val="19BE3F0C"/>
    <w:rsid w:val="19DB686C"/>
    <w:rsid w:val="19FD48D6"/>
    <w:rsid w:val="1A294CEC"/>
    <w:rsid w:val="1A2A3350"/>
    <w:rsid w:val="1A420699"/>
    <w:rsid w:val="1A824F3A"/>
    <w:rsid w:val="1A9829AF"/>
    <w:rsid w:val="1B18764C"/>
    <w:rsid w:val="1B34092A"/>
    <w:rsid w:val="1B414DF5"/>
    <w:rsid w:val="1B4D5548"/>
    <w:rsid w:val="1B612DA1"/>
    <w:rsid w:val="1B7C407F"/>
    <w:rsid w:val="1BCA6B98"/>
    <w:rsid w:val="1BEA723A"/>
    <w:rsid w:val="1BEF2AA3"/>
    <w:rsid w:val="1BFB1448"/>
    <w:rsid w:val="1CA53161"/>
    <w:rsid w:val="1CAB4C1C"/>
    <w:rsid w:val="1CB11B06"/>
    <w:rsid w:val="1CC6131B"/>
    <w:rsid w:val="1CDF48C5"/>
    <w:rsid w:val="1D0C4F8F"/>
    <w:rsid w:val="1D156539"/>
    <w:rsid w:val="1D24052A"/>
    <w:rsid w:val="1D94745E"/>
    <w:rsid w:val="1DE340BB"/>
    <w:rsid w:val="1EEC32CA"/>
    <w:rsid w:val="1F8332CB"/>
    <w:rsid w:val="1FCF4225"/>
    <w:rsid w:val="207417C9"/>
    <w:rsid w:val="208539D6"/>
    <w:rsid w:val="20A21E92"/>
    <w:rsid w:val="20DA5ACF"/>
    <w:rsid w:val="20DB1848"/>
    <w:rsid w:val="20EA55E7"/>
    <w:rsid w:val="20F052F3"/>
    <w:rsid w:val="210743EB"/>
    <w:rsid w:val="21090163"/>
    <w:rsid w:val="211C60E8"/>
    <w:rsid w:val="21221225"/>
    <w:rsid w:val="215B0293"/>
    <w:rsid w:val="21C5052E"/>
    <w:rsid w:val="2230171F"/>
    <w:rsid w:val="22511DC1"/>
    <w:rsid w:val="22665141"/>
    <w:rsid w:val="22765384"/>
    <w:rsid w:val="22A53EBB"/>
    <w:rsid w:val="22E542B8"/>
    <w:rsid w:val="233D5EA2"/>
    <w:rsid w:val="234E4553"/>
    <w:rsid w:val="23706277"/>
    <w:rsid w:val="23767606"/>
    <w:rsid w:val="239F090A"/>
    <w:rsid w:val="23AE4FF1"/>
    <w:rsid w:val="23FA3D93"/>
    <w:rsid w:val="241F1A4B"/>
    <w:rsid w:val="24741D97"/>
    <w:rsid w:val="24960E20"/>
    <w:rsid w:val="24A361D8"/>
    <w:rsid w:val="24A7216D"/>
    <w:rsid w:val="24B71C84"/>
    <w:rsid w:val="24BE3012"/>
    <w:rsid w:val="251B2213"/>
    <w:rsid w:val="25423C43"/>
    <w:rsid w:val="25627E42"/>
    <w:rsid w:val="258778A8"/>
    <w:rsid w:val="25902C01"/>
    <w:rsid w:val="26084E8D"/>
    <w:rsid w:val="26395046"/>
    <w:rsid w:val="267B565F"/>
    <w:rsid w:val="268A58A2"/>
    <w:rsid w:val="26977FBF"/>
    <w:rsid w:val="26AB75C6"/>
    <w:rsid w:val="26C3261C"/>
    <w:rsid w:val="26DE799C"/>
    <w:rsid w:val="26E01966"/>
    <w:rsid w:val="26E8081A"/>
    <w:rsid w:val="27000148"/>
    <w:rsid w:val="272C6959"/>
    <w:rsid w:val="27363334"/>
    <w:rsid w:val="27533EE6"/>
    <w:rsid w:val="27716A62"/>
    <w:rsid w:val="277603C0"/>
    <w:rsid w:val="277B168E"/>
    <w:rsid w:val="279B3ADF"/>
    <w:rsid w:val="27AB55F3"/>
    <w:rsid w:val="27F53BFF"/>
    <w:rsid w:val="28090A48"/>
    <w:rsid w:val="28117663"/>
    <w:rsid w:val="28186EDD"/>
    <w:rsid w:val="28310F5C"/>
    <w:rsid w:val="2835183D"/>
    <w:rsid w:val="28754330"/>
    <w:rsid w:val="28996270"/>
    <w:rsid w:val="28A9154B"/>
    <w:rsid w:val="28CA467C"/>
    <w:rsid w:val="28DB0637"/>
    <w:rsid w:val="28EC45F2"/>
    <w:rsid w:val="28F9286B"/>
    <w:rsid w:val="291853E7"/>
    <w:rsid w:val="29600B3C"/>
    <w:rsid w:val="298E7457"/>
    <w:rsid w:val="29D07A70"/>
    <w:rsid w:val="29D3130E"/>
    <w:rsid w:val="29FC6AB7"/>
    <w:rsid w:val="2A043BBD"/>
    <w:rsid w:val="2A0D0CC4"/>
    <w:rsid w:val="2A273408"/>
    <w:rsid w:val="2A353D77"/>
    <w:rsid w:val="2A44220C"/>
    <w:rsid w:val="2A465F84"/>
    <w:rsid w:val="2AED63FF"/>
    <w:rsid w:val="2B3B716B"/>
    <w:rsid w:val="2B5B15BB"/>
    <w:rsid w:val="2B990335"/>
    <w:rsid w:val="2BB45838"/>
    <w:rsid w:val="2BE041B6"/>
    <w:rsid w:val="2BF33EE9"/>
    <w:rsid w:val="2C016606"/>
    <w:rsid w:val="2C025EDA"/>
    <w:rsid w:val="2C2B5431"/>
    <w:rsid w:val="2C302A48"/>
    <w:rsid w:val="2C445BA9"/>
    <w:rsid w:val="2C970D19"/>
    <w:rsid w:val="2CBD0053"/>
    <w:rsid w:val="2CE11F94"/>
    <w:rsid w:val="2CED0939"/>
    <w:rsid w:val="2D1265F1"/>
    <w:rsid w:val="2D542766"/>
    <w:rsid w:val="2D6055AE"/>
    <w:rsid w:val="2D720E3E"/>
    <w:rsid w:val="2D9B65E7"/>
    <w:rsid w:val="2DC773DC"/>
    <w:rsid w:val="2DCF003E"/>
    <w:rsid w:val="2E206AEC"/>
    <w:rsid w:val="2E6A7D67"/>
    <w:rsid w:val="2E796D32"/>
    <w:rsid w:val="2E951288"/>
    <w:rsid w:val="2EA96AE1"/>
    <w:rsid w:val="2ECE02F6"/>
    <w:rsid w:val="2EF35FAE"/>
    <w:rsid w:val="2F68699C"/>
    <w:rsid w:val="2F9652B7"/>
    <w:rsid w:val="2FA23C5C"/>
    <w:rsid w:val="2FAF45CB"/>
    <w:rsid w:val="2FC31E25"/>
    <w:rsid w:val="2FC82F97"/>
    <w:rsid w:val="2FE37DD1"/>
    <w:rsid w:val="2FF9238E"/>
    <w:rsid w:val="300466C5"/>
    <w:rsid w:val="30087837"/>
    <w:rsid w:val="301663F8"/>
    <w:rsid w:val="308C2216"/>
    <w:rsid w:val="30C60767"/>
    <w:rsid w:val="30D43636"/>
    <w:rsid w:val="30EE1123"/>
    <w:rsid w:val="30F878AC"/>
    <w:rsid w:val="310224D9"/>
    <w:rsid w:val="310E70CF"/>
    <w:rsid w:val="312D39F9"/>
    <w:rsid w:val="31350B00"/>
    <w:rsid w:val="31556AAC"/>
    <w:rsid w:val="317909ED"/>
    <w:rsid w:val="31C51E84"/>
    <w:rsid w:val="323A4620"/>
    <w:rsid w:val="323D1A1A"/>
    <w:rsid w:val="325D3E6B"/>
    <w:rsid w:val="32A61CB5"/>
    <w:rsid w:val="32C65EB4"/>
    <w:rsid w:val="32DA370D"/>
    <w:rsid w:val="32E14D7B"/>
    <w:rsid w:val="3333106F"/>
    <w:rsid w:val="335F3C12"/>
    <w:rsid w:val="33751688"/>
    <w:rsid w:val="338D69D1"/>
    <w:rsid w:val="33DD3477"/>
    <w:rsid w:val="341744ED"/>
    <w:rsid w:val="34237336"/>
    <w:rsid w:val="34897199"/>
    <w:rsid w:val="34EB7E53"/>
    <w:rsid w:val="350031D3"/>
    <w:rsid w:val="3511718E"/>
    <w:rsid w:val="35A818A1"/>
    <w:rsid w:val="35AD335B"/>
    <w:rsid w:val="35BA5002"/>
    <w:rsid w:val="35E328D9"/>
    <w:rsid w:val="35FB2318"/>
    <w:rsid w:val="36110370"/>
    <w:rsid w:val="36201D7F"/>
    <w:rsid w:val="3623361D"/>
    <w:rsid w:val="362D736B"/>
    <w:rsid w:val="36785717"/>
    <w:rsid w:val="36D36DF1"/>
    <w:rsid w:val="36FD2ADC"/>
    <w:rsid w:val="370341B6"/>
    <w:rsid w:val="37164F30"/>
    <w:rsid w:val="373D24BC"/>
    <w:rsid w:val="374C2700"/>
    <w:rsid w:val="3756532C"/>
    <w:rsid w:val="37FC4126"/>
    <w:rsid w:val="3801798E"/>
    <w:rsid w:val="3837515E"/>
    <w:rsid w:val="384A30E3"/>
    <w:rsid w:val="38685317"/>
    <w:rsid w:val="38A9631F"/>
    <w:rsid w:val="38E928FC"/>
    <w:rsid w:val="391A3C05"/>
    <w:rsid w:val="3955268D"/>
    <w:rsid w:val="395F496C"/>
    <w:rsid w:val="39673821"/>
    <w:rsid w:val="39A95F2D"/>
    <w:rsid w:val="39B527DE"/>
    <w:rsid w:val="39BC1DBE"/>
    <w:rsid w:val="3A2B484E"/>
    <w:rsid w:val="3A563FC1"/>
    <w:rsid w:val="3A676128"/>
    <w:rsid w:val="3A6C5593"/>
    <w:rsid w:val="3A7D77A0"/>
    <w:rsid w:val="3A881CA1"/>
    <w:rsid w:val="3A976388"/>
    <w:rsid w:val="3AB94550"/>
    <w:rsid w:val="3AC30F2B"/>
    <w:rsid w:val="3B0954D1"/>
    <w:rsid w:val="3B7566C9"/>
    <w:rsid w:val="3B7A3CDF"/>
    <w:rsid w:val="3B8C3A12"/>
    <w:rsid w:val="3BAC5E63"/>
    <w:rsid w:val="3C052B4F"/>
    <w:rsid w:val="3C153A08"/>
    <w:rsid w:val="3C221C81"/>
    <w:rsid w:val="3C2B322B"/>
    <w:rsid w:val="3C3618F0"/>
    <w:rsid w:val="3C522355"/>
    <w:rsid w:val="3C597545"/>
    <w:rsid w:val="3C621014"/>
    <w:rsid w:val="3C7324DC"/>
    <w:rsid w:val="3CDC0F86"/>
    <w:rsid w:val="3D202664"/>
    <w:rsid w:val="3D2C1009"/>
    <w:rsid w:val="3D385C00"/>
    <w:rsid w:val="3D4822F1"/>
    <w:rsid w:val="3D5A3DC8"/>
    <w:rsid w:val="3D6E33D0"/>
    <w:rsid w:val="3DA3255E"/>
    <w:rsid w:val="3DAE1A1E"/>
    <w:rsid w:val="3DC47494"/>
    <w:rsid w:val="3E1A3557"/>
    <w:rsid w:val="3E2B70F8"/>
    <w:rsid w:val="3E3068D7"/>
    <w:rsid w:val="3E497999"/>
    <w:rsid w:val="3E5720B6"/>
    <w:rsid w:val="3E66054B"/>
    <w:rsid w:val="3EDE4585"/>
    <w:rsid w:val="3EE576C2"/>
    <w:rsid w:val="3EFD0EAF"/>
    <w:rsid w:val="3FDB2873"/>
    <w:rsid w:val="3FDF6807"/>
    <w:rsid w:val="3FE060DB"/>
    <w:rsid w:val="3FEC4A80"/>
    <w:rsid w:val="402B37FA"/>
    <w:rsid w:val="40385F17"/>
    <w:rsid w:val="40510BF2"/>
    <w:rsid w:val="40644F5E"/>
    <w:rsid w:val="40F7192E"/>
    <w:rsid w:val="41263FC1"/>
    <w:rsid w:val="417411D1"/>
    <w:rsid w:val="417D62D7"/>
    <w:rsid w:val="418F600A"/>
    <w:rsid w:val="42242413"/>
    <w:rsid w:val="423A0642"/>
    <w:rsid w:val="42586730"/>
    <w:rsid w:val="425A2175"/>
    <w:rsid w:val="432D5ADB"/>
    <w:rsid w:val="434A043B"/>
    <w:rsid w:val="43695A4B"/>
    <w:rsid w:val="43996CCD"/>
    <w:rsid w:val="43A55671"/>
    <w:rsid w:val="43A86F10"/>
    <w:rsid w:val="43CA157C"/>
    <w:rsid w:val="43EA577A"/>
    <w:rsid w:val="440C56F0"/>
    <w:rsid w:val="44254A04"/>
    <w:rsid w:val="443133A9"/>
    <w:rsid w:val="44623562"/>
    <w:rsid w:val="448E07FB"/>
    <w:rsid w:val="44994931"/>
    <w:rsid w:val="44A771C7"/>
    <w:rsid w:val="44B57B36"/>
    <w:rsid w:val="44F93EC7"/>
    <w:rsid w:val="451F1453"/>
    <w:rsid w:val="45596713"/>
    <w:rsid w:val="45B7168C"/>
    <w:rsid w:val="45E343E9"/>
    <w:rsid w:val="46207231"/>
    <w:rsid w:val="46222FA9"/>
    <w:rsid w:val="46345C9D"/>
    <w:rsid w:val="465C7D79"/>
    <w:rsid w:val="4664577F"/>
    <w:rsid w:val="467F664E"/>
    <w:rsid w:val="46BD2CD2"/>
    <w:rsid w:val="46D1677D"/>
    <w:rsid w:val="46D70238"/>
    <w:rsid w:val="47111105"/>
    <w:rsid w:val="47680E90"/>
    <w:rsid w:val="47797541"/>
    <w:rsid w:val="479F062A"/>
    <w:rsid w:val="47F92430"/>
    <w:rsid w:val="480C1629"/>
    <w:rsid w:val="483B47F6"/>
    <w:rsid w:val="484528DB"/>
    <w:rsid w:val="48684EBF"/>
    <w:rsid w:val="48862307"/>
    <w:rsid w:val="48931F3C"/>
    <w:rsid w:val="48FF3A76"/>
    <w:rsid w:val="49465201"/>
    <w:rsid w:val="49627B61"/>
    <w:rsid w:val="49843F7B"/>
    <w:rsid w:val="49F06F55"/>
    <w:rsid w:val="4A01737A"/>
    <w:rsid w:val="4A121587"/>
    <w:rsid w:val="4A2646FA"/>
    <w:rsid w:val="4A282B58"/>
    <w:rsid w:val="4A455009"/>
    <w:rsid w:val="4A4A6F73"/>
    <w:rsid w:val="4A595408"/>
    <w:rsid w:val="4AA03036"/>
    <w:rsid w:val="4AC05487"/>
    <w:rsid w:val="4ACF1226"/>
    <w:rsid w:val="4AE03433"/>
    <w:rsid w:val="4AF55130"/>
    <w:rsid w:val="4B025F5D"/>
    <w:rsid w:val="4B49722A"/>
    <w:rsid w:val="4B4B6AFE"/>
    <w:rsid w:val="4B644064"/>
    <w:rsid w:val="4B6978CC"/>
    <w:rsid w:val="4B797B0F"/>
    <w:rsid w:val="4B8169C4"/>
    <w:rsid w:val="4BC0573E"/>
    <w:rsid w:val="4BE11211"/>
    <w:rsid w:val="4C1710D6"/>
    <w:rsid w:val="4C567E51"/>
    <w:rsid w:val="4CBE1552"/>
    <w:rsid w:val="4CD314A1"/>
    <w:rsid w:val="4CE52F83"/>
    <w:rsid w:val="4D583754"/>
    <w:rsid w:val="4DA70238"/>
    <w:rsid w:val="4DB0533F"/>
    <w:rsid w:val="4DC42B98"/>
    <w:rsid w:val="4E1753BE"/>
    <w:rsid w:val="4E231FB4"/>
    <w:rsid w:val="4E882D43"/>
    <w:rsid w:val="4EAA6232"/>
    <w:rsid w:val="4EFF657E"/>
    <w:rsid w:val="4F0516BA"/>
    <w:rsid w:val="4F147B4F"/>
    <w:rsid w:val="4F1D07B2"/>
    <w:rsid w:val="4F4B3F85"/>
    <w:rsid w:val="4F822D0B"/>
    <w:rsid w:val="4FA669F9"/>
    <w:rsid w:val="4FA709C3"/>
    <w:rsid w:val="4FAE3B00"/>
    <w:rsid w:val="50146059"/>
    <w:rsid w:val="50267B3A"/>
    <w:rsid w:val="502A587C"/>
    <w:rsid w:val="50355FCF"/>
    <w:rsid w:val="50852AB2"/>
    <w:rsid w:val="508B122D"/>
    <w:rsid w:val="50AA2519"/>
    <w:rsid w:val="50AC44E3"/>
    <w:rsid w:val="50CC5205"/>
    <w:rsid w:val="50DB0924"/>
    <w:rsid w:val="5107796B"/>
    <w:rsid w:val="511D0F3D"/>
    <w:rsid w:val="512C1180"/>
    <w:rsid w:val="51E93115"/>
    <w:rsid w:val="51EE4687"/>
    <w:rsid w:val="52271947"/>
    <w:rsid w:val="5253273C"/>
    <w:rsid w:val="526A01B2"/>
    <w:rsid w:val="52720E14"/>
    <w:rsid w:val="52C11D9C"/>
    <w:rsid w:val="52CD24EF"/>
    <w:rsid w:val="52E51ED0"/>
    <w:rsid w:val="538434F5"/>
    <w:rsid w:val="53EA0E7E"/>
    <w:rsid w:val="53FE1636"/>
    <w:rsid w:val="544B2D16"/>
    <w:rsid w:val="547C41CC"/>
    <w:rsid w:val="549534E0"/>
    <w:rsid w:val="54C6369A"/>
    <w:rsid w:val="54FB4C08"/>
    <w:rsid w:val="54FC355F"/>
    <w:rsid w:val="55067F3A"/>
    <w:rsid w:val="55894DF3"/>
    <w:rsid w:val="55E9126C"/>
    <w:rsid w:val="562C40D1"/>
    <w:rsid w:val="56837A94"/>
    <w:rsid w:val="5684702F"/>
    <w:rsid w:val="56BC4D54"/>
    <w:rsid w:val="56BC55AE"/>
    <w:rsid w:val="56DC53F6"/>
    <w:rsid w:val="57236B81"/>
    <w:rsid w:val="57454D4A"/>
    <w:rsid w:val="5797131D"/>
    <w:rsid w:val="57D63BF4"/>
    <w:rsid w:val="57E00F16"/>
    <w:rsid w:val="57E75E01"/>
    <w:rsid w:val="57EF1159"/>
    <w:rsid w:val="57FA5FD2"/>
    <w:rsid w:val="5822508B"/>
    <w:rsid w:val="58331046"/>
    <w:rsid w:val="583B7EFB"/>
    <w:rsid w:val="586E02D0"/>
    <w:rsid w:val="593432C8"/>
    <w:rsid w:val="59345076"/>
    <w:rsid w:val="594554D5"/>
    <w:rsid w:val="595B6AA6"/>
    <w:rsid w:val="595D44FA"/>
    <w:rsid w:val="59905F4A"/>
    <w:rsid w:val="59D32AE1"/>
    <w:rsid w:val="5A0709DC"/>
    <w:rsid w:val="5A160C1F"/>
    <w:rsid w:val="5A6E0A5B"/>
    <w:rsid w:val="5A821E11"/>
    <w:rsid w:val="5AC62645"/>
    <w:rsid w:val="5AFF3520"/>
    <w:rsid w:val="5B3550D5"/>
    <w:rsid w:val="5B4B2B4A"/>
    <w:rsid w:val="5B501F0F"/>
    <w:rsid w:val="5B6B4F9B"/>
    <w:rsid w:val="5B7025B1"/>
    <w:rsid w:val="5BF64864"/>
    <w:rsid w:val="5C076A71"/>
    <w:rsid w:val="5C6C0FCA"/>
    <w:rsid w:val="5C9F6CAA"/>
    <w:rsid w:val="5CAB38A1"/>
    <w:rsid w:val="5CC52489"/>
    <w:rsid w:val="5CF27722"/>
    <w:rsid w:val="5CF74D38"/>
    <w:rsid w:val="5D296EBB"/>
    <w:rsid w:val="5D4930BA"/>
    <w:rsid w:val="5D7874FB"/>
    <w:rsid w:val="5DA30A1C"/>
    <w:rsid w:val="5DBE5856"/>
    <w:rsid w:val="5DCC7F73"/>
    <w:rsid w:val="5DDA0125"/>
    <w:rsid w:val="5DDB01B6"/>
    <w:rsid w:val="5E0C4813"/>
    <w:rsid w:val="5E4915C3"/>
    <w:rsid w:val="5E4F64AE"/>
    <w:rsid w:val="5E547F68"/>
    <w:rsid w:val="5E5B4E53"/>
    <w:rsid w:val="5E5C53CE"/>
    <w:rsid w:val="5E875C48"/>
    <w:rsid w:val="5EA70098"/>
    <w:rsid w:val="5EAE7678"/>
    <w:rsid w:val="5EC549C2"/>
    <w:rsid w:val="5EF534F9"/>
    <w:rsid w:val="5F105FFF"/>
    <w:rsid w:val="5F1C2834"/>
    <w:rsid w:val="5F2636B2"/>
    <w:rsid w:val="5FDE5D3B"/>
    <w:rsid w:val="5FE07D05"/>
    <w:rsid w:val="600D03CE"/>
    <w:rsid w:val="601856F1"/>
    <w:rsid w:val="606A75CF"/>
    <w:rsid w:val="607B5C80"/>
    <w:rsid w:val="60EB4BB4"/>
    <w:rsid w:val="6110461A"/>
    <w:rsid w:val="61113EEE"/>
    <w:rsid w:val="611539DF"/>
    <w:rsid w:val="61265BEC"/>
    <w:rsid w:val="6155027F"/>
    <w:rsid w:val="615F2EAC"/>
    <w:rsid w:val="616613AF"/>
    <w:rsid w:val="61A46B11"/>
    <w:rsid w:val="61C81EF2"/>
    <w:rsid w:val="61D2367E"/>
    <w:rsid w:val="61ED6709"/>
    <w:rsid w:val="61FC4B9F"/>
    <w:rsid w:val="62083543"/>
    <w:rsid w:val="62143C96"/>
    <w:rsid w:val="622C5484"/>
    <w:rsid w:val="627B5AC3"/>
    <w:rsid w:val="62943029"/>
    <w:rsid w:val="62B72874"/>
    <w:rsid w:val="632919C3"/>
    <w:rsid w:val="638766EA"/>
    <w:rsid w:val="63911317"/>
    <w:rsid w:val="63D01E3F"/>
    <w:rsid w:val="63FA6EBC"/>
    <w:rsid w:val="641C32D6"/>
    <w:rsid w:val="647C3D75"/>
    <w:rsid w:val="648508C9"/>
    <w:rsid w:val="648C045C"/>
    <w:rsid w:val="64A776FD"/>
    <w:rsid w:val="64C23E7D"/>
    <w:rsid w:val="64D140C0"/>
    <w:rsid w:val="64D911C7"/>
    <w:rsid w:val="65196259"/>
    <w:rsid w:val="6522491C"/>
    <w:rsid w:val="6525440C"/>
    <w:rsid w:val="652F7039"/>
    <w:rsid w:val="653E102A"/>
    <w:rsid w:val="6587477F"/>
    <w:rsid w:val="658C7FE7"/>
    <w:rsid w:val="65A76BCF"/>
    <w:rsid w:val="65AD68DC"/>
    <w:rsid w:val="65C6174B"/>
    <w:rsid w:val="65E91292"/>
    <w:rsid w:val="65F83080"/>
    <w:rsid w:val="6609788A"/>
    <w:rsid w:val="660D2ED6"/>
    <w:rsid w:val="66293A88"/>
    <w:rsid w:val="66650F64"/>
    <w:rsid w:val="667411A7"/>
    <w:rsid w:val="66925AD1"/>
    <w:rsid w:val="66AA2E1B"/>
    <w:rsid w:val="66CD08B8"/>
    <w:rsid w:val="66E77BCB"/>
    <w:rsid w:val="67206C39"/>
    <w:rsid w:val="672F50CE"/>
    <w:rsid w:val="673646AF"/>
    <w:rsid w:val="676236F6"/>
    <w:rsid w:val="67C63C85"/>
    <w:rsid w:val="67DC5256"/>
    <w:rsid w:val="67FF0F45"/>
    <w:rsid w:val="68071BA7"/>
    <w:rsid w:val="684626D0"/>
    <w:rsid w:val="684828EC"/>
    <w:rsid w:val="687D5A84"/>
    <w:rsid w:val="690F3409"/>
    <w:rsid w:val="69170B5A"/>
    <w:rsid w:val="692844CB"/>
    <w:rsid w:val="694806C9"/>
    <w:rsid w:val="694C640B"/>
    <w:rsid w:val="695232F6"/>
    <w:rsid w:val="696F20FA"/>
    <w:rsid w:val="69D82F36"/>
    <w:rsid w:val="6A010FA4"/>
    <w:rsid w:val="6A303637"/>
    <w:rsid w:val="6A633A0D"/>
    <w:rsid w:val="6A843983"/>
    <w:rsid w:val="6A955B90"/>
    <w:rsid w:val="6AB029CA"/>
    <w:rsid w:val="6AB44268"/>
    <w:rsid w:val="6AB73D58"/>
    <w:rsid w:val="6B013226"/>
    <w:rsid w:val="6B20545A"/>
    <w:rsid w:val="6B2807B2"/>
    <w:rsid w:val="6B2C2051"/>
    <w:rsid w:val="6B4355EC"/>
    <w:rsid w:val="6B767770"/>
    <w:rsid w:val="6BB42046"/>
    <w:rsid w:val="6C7204BB"/>
    <w:rsid w:val="6C727F37"/>
    <w:rsid w:val="6C733CAF"/>
    <w:rsid w:val="6C7517D5"/>
    <w:rsid w:val="6C871509"/>
    <w:rsid w:val="6C8934D3"/>
    <w:rsid w:val="6CB56076"/>
    <w:rsid w:val="6CBC11B2"/>
    <w:rsid w:val="6D301BA0"/>
    <w:rsid w:val="6DB77BCC"/>
    <w:rsid w:val="6DD10C8D"/>
    <w:rsid w:val="6DF64B98"/>
    <w:rsid w:val="6E027099"/>
    <w:rsid w:val="6E162B44"/>
    <w:rsid w:val="6E3A2CD6"/>
    <w:rsid w:val="6E7A1325"/>
    <w:rsid w:val="6EA971D1"/>
    <w:rsid w:val="6EB74327"/>
    <w:rsid w:val="6EDC1FE0"/>
    <w:rsid w:val="6EED5F9B"/>
    <w:rsid w:val="6F35524C"/>
    <w:rsid w:val="6F6618A9"/>
    <w:rsid w:val="6F7C731F"/>
    <w:rsid w:val="6F884D8A"/>
    <w:rsid w:val="6FA1380A"/>
    <w:rsid w:val="6FAC19B2"/>
    <w:rsid w:val="6FBE7937"/>
    <w:rsid w:val="6FCF56A0"/>
    <w:rsid w:val="6FD1766A"/>
    <w:rsid w:val="6FED3D79"/>
    <w:rsid w:val="6FEE06D0"/>
    <w:rsid w:val="6FEF5D43"/>
    <w:rsid w:val="701D640C"/>
    <w:rsid w:val="70291255"/>
    <w:rsid w:val="70422316"/>
    <w:rsid w:val="7044521C"/>
    <w:rsid w:val="70950698"/>
    <w:rsid w:val="709F5073"/>
    <w:rsid w:val="70D016D0"/>
    <w:rsid w:val="70DA60AB"/>
    <w:rsid w:val="70DF36C1"/>
    <w:rsid w:val="71A32941"/>
    <w:rsid w:val="71B44B4E"/>
    <w:rsid w:val="71E52F59"/>
    <w:rsid w:val="71F4319C"/>
    <w:rsid w:val="71F907B3"/>
    <w:rsid w:val="71FB09CF"/>
    <w:rsid w:val="72395053"/>
    <w:rsid w:val="72842772"/>
    <w:rsid w:val="73155AC0"/>
    <w:rsid w:val="731F249B"/>
    <w:rsid w:val="734B3290"/>
    <w:rsid w:val="73B47087"/>
    <w:rsid w:val="73BB6668"/>
    <w:rsid w:val="73C50B60"/>
    <w:rsid w:val="73CB617F"/>
    <w:rsid w:val="73E213FE"/>
    <w:rsid w:val="73E47C2A"/>
    <w:rsid w:val="73F27BAF"/>
    <w:rsid w:val="743E1047"/>
    <w:rsid w:val="744D3038"/>
    <w:rsid w:val="74827DD5"/>
    <w:rsid w:val="748F53FE"/>
    <w:rsid w:val="74C57072"/>
    <w:rsid w:val="74DB6895"/>
    <w:rsid w:val="74DD0860"/>
    <w:rsid w:val="74F33BDF"/>
    <w:rsid w:val="74F71921"/>
    <w:rsid w:val="75104791"/>
    <w:rsid w:val="752D5343"/>
    <w:rsid w:val="75363ACC"/>
    <w:rsid w:val="755723C0"/>
    <w:rsid w:val="7564688B"/>
    <w:rsid w:val="756B5E01"/>
    <w:rsid w:val="757545F4"/>
    <w:rsid w:val="75A35605"/>
    <w:rsid w:val="75B01AD0"/>
    <w:rsid w:val="75C80BC8"/>
    <w:rsid w:val="75D166E3"/>
    <w:rsid w:val="75E023B5"/>
    <w:rsid w:val="76144A1A"/>
    <w:rsid w:val="761E4C8C"/>
    <w:rsid w:val="762D259F"/>
    <w:rsid w:val="76944F4E"/>
    <w:rsid w:val="76B64EC4"/>
    <w:rsid w:val="76C05D43"/>
    <w:rsid w:val="76D11CFE"/>
    <w:rsid w:val="76DF08BF"/>
    <w:rsid w:val="77170059"/>
    <w:rsid w:val="77316C41"/>
    <w:rsid w:val="776E579F"/>
    <w:rsid w:val="77B21B30"/>
    <w:rsid w:val="781F6A99"/>
    <w:rsid w:val="78370287"/>
    <w:rsid w:val="78A31478"/>
    <w:rsid w:val="78B418D7"/>
    <w:rsid w:val="78B43685"/>
    <w:rsid w:val="78D15FE5"/>
    <w:rsid w:val="78D36201"/>
    <w:rsid w:val="793A6280"/>
    <w:rsid w:val="793B3DA7"/>
    <w:rsid w:val="79442C5B"/>
    <w:rsid w:val="79492020"/>
    <w:rsid w:val="79532E9E"/>
    <w:rsid w:val="79674B9C"/>
    <w:rsid w:val="797D616D"/>
    <w:rsid w:val="7981599B"/>
    <w:rsid w:val="79856DD0"/>
    <w:rsid w:val="79A25BD4"/>
    <w:rsid w:val="79E87A8A"/>
    <w:rsid w:val="79EB30D7"/>
    <w:rsid w:val="7A122D59"/>
    <w:rsid w:val="7A1E525A"/>
    <w:rsid w:val="7A6B4218"/>
    <w:rsid w:val="7ABD5276"/>
    <w:rsid w:val="7AD274E2"/>
    <w:rsid w:val="7B032B4D"/>
    <w:rsid w:val="7B166879"/>
    <w:rsid w:val="7B786BEC"/>
    <w:rsid w:val="7B95154C"/>
    <w:rsid w:val="7B98728E"/>
    <w:rsid w:val="7C1D6B62"/>
    <w:rsid w:val="7C605FFE"/>
    <w:rsid w:val="7CA0464C"/>
    <w:rsid w:val="7CB400F8"/>
    <w:rsid w:val="7CEF7382"/>
    <w:rsid w:val="7CFB1883"/>
    <w:rsid w:val="7D060228"/>
    <w:rsid w:val="7D2C5EE0"/>
    <w:rsid w:val="7D474AC8"/>
    <w:rsid w:val="7D77112F"/>
    <w:rsid w:val="7D801778"/>
    <w:rsid w:val="7DA939D5"/>
    <w:rsid w:val="7DC12ACC"/>
    <w:rsid w:val="7DCE51E9"/>
    <w:rsid w:val="7DEC566F"/>
    <w:rsid w:val="7DF05160"/>
    <w:rsid w:val="7E221091"/>
    <w:rsid w:val="7E68119A"/>
    <w:rsid w:val="7E76635E"/>
    <w:rsid w:val="7E81225C"/>
    <w:rsid w:val="7E9B1075"/>
    <w:rsid w:val="7E9C0E44"/>
    <w:rsid w:val="7EDB7BBE"/>
    <w:rsid w:val="7EF23159"/>
    <w:rsid w:val="7EF40C80"/>
    <w:rsid w:val="7F6A0F42"/>
    <w:rsid w:val="7F841C19"/>
    <w:rsid w:val="7FA501CC"/>
    <w:rsid w:val="7FD91C23"/>
    <w:rsid w:val="7FE17456"/>
    <w:rsid w:val="7FE231CE"/>
    <w:rsid w:val="7FFE2C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4">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sz w:val="2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footer"/>
    <w:basedOn w:val="1"/>
    <w:link w:val="15"/>
    <w:qFormat/>
    <w:uiPriority w:val="0"/>
    <w:pPr>
      <w:tabs>
        <w:tab w:val="center" w:pos="4153"/>
        <w:tab w:val="right" w:pos="8306"/>
      </w:tabs>
      <w:snapToGrid w:val="0"/>
      <w:jc w:val="left"/>
    </w:pPr>
    <w:rPr>
      <w:sz w:val="18"/>
      <w:szCs w:val="18"/>
    </w:rPr>
  </w:style>
  <w:style w:type="paragraph" w:styleId="7">
    <w:name w:val="header"/>
    <w:basedOn w:val="1"/>
    <w:link w:val="14"/>
    <w:qFormat/>
    <w:uiPriority w:val="0"/>
    <w:pPr>
      <w:tabs>
        <w:tab w:val="center" w:pos="4153"/>
        <w:tab w:val="right" w:pos="8306"/>
      </w:tabs>
      <w:snapToGrid w:val="0"/>
      <w:jc w:val="center"/>
    </w:pPr>
    <w:rPr>
      <w:sz w:val="18"/>
      <w:szCs w:val="18"/>
    </w:rPr>
  </w:style>
  <w:style w:type="paragraph" w:styleId="8">
    <w:name w:val="Normal (Web)"/>
    <w:basedOn w:val="1"/>
    <w:qFormat/>
    <w:uiPriority w:val="0"/>
    <w:rPr>
      <w:sz w:val="24"/>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Emphasis"/>
    <w:basedOn w:val="11"/>
    <w:qFormat/>
    <w:uiPriority w:val="0"/>
    <w:rPr>
      <w:i/>
    </w:rPr>
  </w:style>
  <w:style w:type="character" w:customStyle="1" w:styleId="14">
    <w:name w:val="页眉 字符"/>
    <w:basedOn w:val="11"/>
    <w:link w:val="7"/>
    <w:qFormat/>
    <w:uiPriority w:val="0"/>
    <w:rPr>
      <w:rFonts w:asciiTheme="minorHAnsi" w:hAnsiTheme="minorHAnsi" w:eastAsiaTheme="minorEastAsia" w:cstheme="minorBidi"/>
      <w:kern w:val="2"/>
      <w:sz w:val="18"/>
      <w:szCs w:val="18"/>
    </w:rPr>
  </w:style>
  <w:style w:type="character" w:customStyle="1" w:styleId="15">
    <w:name w:val="页脚 字符"/>
    <w:basedOn w:val="11"/>
    <w:link w:val="6"/>
    <w:qFormat/>
    <w:uiPriority w:val="0"/>
    <w:rPr>
      <w:rFonts w:asciiTheme="minorHAnsi" w:hAnsiTheme="minorHAnsi" w:eastAsiaTheme="minorEastAsia" w:cstheme="minorBidi"/>
      <w:kern w:val="2"/>
      <w:sz w:val="18"/>
      <w:szCs w:val="18"/>
    </w:rPr>
  </w:style>
  <w:style w:type="paragraph" w:customStyle="1" w:styleId="16">
    <w:name w:val="Revision"/>
    <w:hidden/>
    <w:unhideWhenUsed/>
    <w:qFormat/>
    <w:uiPriority w:val="99"/>
    <w:rPr>
      <w:rFonts w:asciiTheme="minorHAnsi" w:hAnsiTheme="minorHAnsi" w:eastAsiaTheme="minorEastAsia" w:cstheme="minorBidi"/>
      <w:kern w:val="2"/>
      <w:sz w:val="21"/>
      <w:szCs w:val="24"/>
      <w:lang w:val="en-US" w:eastAsia="zh-CN" w:bidi="ar-SA"/>
    </w:rPr>
  </w:style>
  <w:style w:type="character" w:styleId="17">
    <w:name w:val="Placeholder Text"/>
    <w:basedOn w:val="11"/>
    <w:unhideWhenUsed/>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microsoft.com/office/2006/relationships/keyMapCustomizations" Target="customizations.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ntractReview xmlns="http://schemas.wps.cn/vas-ai-hub/contract-review">
  <reviewItems>
    <reviewItem>
      <errorID>0d0387cf-39b4-4343-8dfc-ece85e48a807</errorID>
      <errorWord>】</errorWord>
      <group>L1_Punc</group>
      <groupName>标点问题</groupName>
      <ability>L2_Punc</ability>
      <abilityName>标点符号检查</abilityName>
      <candidateList/>
      <explain/>
      <paraID>52068F9D</paraID>
      <start>0</start>
      <end>1</end>
      <status>unmodified</status>
      <modifiedWord/>
      <trackRevisions>false</trackRevisions>
    </reviewItem>
    <reviewItem>
      <errorID>daffa537-60bd-42db-9cab-5acb79f3ab06</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70B305CF</paraID>
      <start>0</start>
      <end>3</end>
      <status>unmodified</status>
      <modifiedWord/>
      <trackRevisions>false</trackRevisions>
    </reviewItem>
    <reviewItem>
      <errorID>3bf26c7a-818f-4bdc-8ed3-940b11baf583</errorID>
      <errorWord>(</errorWord>
      <group>L1_Format</group>
      <groupName>格式问题</groupName>
      <ability>L2_HalfPunc</ability>
      <abilityName>全半角检查</abilityName>
      <candidateList>
        <item>（</item>
      </candidateList>
      <explain>文本全半角错误。</explain>
      <paraID>70B305CF</paraID>
      <start>4</start>
      <end>5</end>
      <status>unmodified</status>
      <modifiedWord/>
      <trackRevisions>false</trackRevisions>
    </reviewItem>
    <reviewItem>
      <errorID>f58c9184-2892-407e-9532-5ca04ef91422</errorID>
      <errorWord>)</errorWord>
      <group>L1_Format</group>
      <groupName>格式问题</groupName>
      <ability>L2_HalfPunc</ability>
      <abilityName>全半角检查</abilityName>
      <candidateList>
        <item>）</item>
      </candidateList>
      <explain>文本全半角错误。</explain>
      <paraID>70B305CF</paraID>
      <start>6</start>
      <end>7</end>
      <status>unmodified</status>
      <modifiedWord/>
      <trackRevisions>false</trackRevisions>
    </reviewItem>
    <reviewItem>
      <errorID>9f596843-0224-49f2-a248-51bf7dd6ee9f</errorID>
      <errorWord>(</errorWord>
      <group>L1_Format</group>
      <groupName>格式问题</groupName>
      <ability>L2_HalfPunc</ability>
      <abilityName>全半角检查</abilityName>
      <candidateList>
        <item>（</item>
      </candidateList>
      <explain>文本全半角错误。</explain>
      <paraID>70B305CF</paraID>
      <start>21</start>
      <end>22</end>
      <status>unmodified</status>
      <modifiedWord/>
      <trackRevisions>false</trackRevisions>
    </reviewItem>
    <reviewItem>
      <errorID>6c576833-b80b-46b7-a9e9-53759da4aba6</errorID>
      <errorWord>)</errorWord>
      <group>L1_Format</group>
      <groupName>格式问题</groupName>
      <ability>L2_HalfPunc</ability>
      <abilityName>全半角检查</abilityName>
      <candidateList>
        <item>）</item>
      </candidateList>
      <explain>文本全半角错误。</explain>
      <paraID>70B305CF</paraID>
      <start>23</start>
      <end>24</end>
      <status>unmodified</status>
      <modifiedWord/>
      <trackRevisions>false</trackRevisions>
    </reviewItem>
    <reviewItem>
      <errorID>243dc838-a674-4b6e-a49c-08ccd515e4de</errorID>
      <errorWord>(</errorWord>
      <group>L1_Format</group>
      <groupName>格式问题</groupName>
      <ability>L2_HalfPunc</ability>
      <abilityName>全半角检查</abilityName>
      <candidateList>
        <item>（</item>
      </candidateList>
      <explain>文本全半角错误。</explain>
      <paraID>70B305CF</paraID>
      <start>36</start>
      <end>37</end>
      <status>unmodified</status>
      <modifiedWord/>
      <trackRevisions>false</trackRevisions>
    </reviewItem>
    <reviewItem>
      <errorID>f49e9b96-7784-4c25-9128-6628a06ab501</errorID>
      <errorWord>)</errorWord>
      <group>L1_Format</group>
      <groupName>格式问题</groupName>
      <ability>L2_HalfPunc</ability>
      <abilityName>全半角检查</abilityName>
      <candidateList>
        <item>）</item>
      </candidateList>
      <explain>文本全半角错误。</explain>
      <paraID>70B305CF</paraID>
      <start>38</start>
      <end>39</end>
      <status>unmodified</status>
      <modifiedWord/>
      <trackRevisions>false</trackRevisions>
    </reviewItem>
    <reviewItem>
      <errorID>9c748e80-3b54-46dc-998c-85547ae7b77f</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788D232C</paraID>
      <start>0</start>
      <end>3</end>
      <status>unmodified</status>
      <modifiedWord/>
      <trackRevisions>false</trackRevisions>
    </reviewItem>
    <reviewItem>
      <errorID>a4597e71-8f58-432b-88c8-c680a2d87146</errorID>
      <errorWord>(</errorWord>
      <group>L1_Format</group>
      <groupName>格式问题</groupName>
      <ability>L2_HalfPunc</ability>
      <abilityName>全半角检查</abilityName>
      <candidateList>
        <item>（</item>
      </candidateList>
      <explain>文本全半角错误。</explain>
      <paraID>788D232C</paraID>
      <start>4</start>
      <end>5</end>
      <status>unmodified</status>
      <modifiedWord/>
      <trackRevisions>false</trackRevisions>
    </reviewItem>
    <reviewItem>
      <errorID>748a8128-0442-47ab-9433-eeab45eaaeee</errorID>
      <errorWord>)</errorWord>
      <group>L1_Format</group>
      <groupName>格式问题</groupName>
      <ability>L2_HalfPunc</ability>
      <abilityName>全半角检查</abilityName>
      <candidateList>
        <item>）</item>
      </candidateList>
      <explain>文本全半角错误。</explain>
      <paraID>788D232C</paraID>
      <start>6</start>
      <end>7</end>
      <status>unmodified</status>
      <modifiedWord/>
      <trackRevisions>false</trackRevisions>
    </reviewItem>
    <reviewItem>
      <errorID>5e405bbc-d963-498f-b206-ffe1e2018fdb</errorID>
      <errorWord>(</errorWord>
      <group>L1_Format</group>
      <groupName>格式问题</groupName>
      <ability>L2_HalfPunc</ability>
      <abilityName>全半角检查</abilityName>
      <candidateList>
        <item>（</item>
      </candidateList>
      <explain>文本全半角错误。</explain>
      <paraID>788D232C</paraID>
      <start>20</start>
      <end>21</end>
      <status>unmodified</status>
      <modifiedWord/>
      <trackRevisions>false</trackRevisions>
    </reviewItem>
    <reviewItem>
      <errorID>19bf3b0e-d842-49d6-9e25-bf16fd662a76</errorID>
      <errorWord>)</errorWord>
      <group>L1_Format</group>
      <groupName>格式问题</groupName>
      <ability>L2_HalfPunc</ability>
      <abilityName>全半角检查</abilityName>
      <candidateList>
        <item>）</item>
      </candidateList>
      <explain>文本全半角错误。</explain>
      <paraID>788D232C</paraID>
      <start>22</start>
      <end>23</end>
      <status>unmodified</status>
      <modifiedWord/>
      <trackRevisions>false</trackRevisions>
    </reviewItem>
    <reviewItem>
      <errorID>da1fd9aa-006b-4345-b7a8-c40676edd0a5</errorID>
      <errorWord>(</errorWord>
      <group>L1_Format</group>
      <groupName>格式问题</groupName>
      <ability>L2_HalfPunc</ability>
      <abilityName>全半角检查</abilityName>
      <candidateList>
        <item>（</item>
      </candidateList>
      <explain>文本全半角错误。</explain>
      <paraID>788D232C</paraID>
      <start>36</start>
      <end>37</end>
      <status>unmodified</status>
      <modifiedWord/>
      <trackRevisions>false</trackRevisions>
    </reviewItem>
    <reviewItem>
      <errorID>5745082a-dec1-42a5-a066-fee4b6c316df</errorID>
      <errorWord>)</errorWord>
      <group>L1_Format</group>
      <groupName>格式问题</groupName>
      <ability>L2_HalfPunc</ability>
      <abilityName>全半角检查</abilityName>
      <candidateList>
        <item>）</item>
      </candidateList>
      <explain>文本全半角错误。</explain>
      <paraID>788D232C</paraID>
      <start>38</start>
      <end>39</end>
      <status>unmodified</status>
      <modifiedWord/>
      <trackRevisions>false</trackRevisions>
    </reviewItem>
    <reviewItem>
      <errorID>191c872e-bae2-4801-b5dd-f4a9cdfe2445</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5043BD7</paraID>
      <start>0</start>
      <end>3</end>
      <status>unmodified</status>
      <modifiedWord/>
      <trackRevisions>false</trackRevisions>
    </reviewItem>
    <reviewItem>
      <errorID>92ab66f2-4176-48b1-b921-16984753bf72</errorID>
      <errorWord>(</errorWord>
      <group>L1_Format</group>
      <groupName>格式问题</groupName>
      <ability>L2_HalfPunc</ability>
      <abilityName>全半角检查</abilityName>
      <candidateList>
        <item>（</item>
      </candidateList>
      <explain>文本全半角错误。</explain>
      <paraID> 5043BD7</paraID>
      <start>4</start>
      <end>5</end>
      <status>unmodified</status>
      <modifiedWord/>
      <trackRevisions>false</trackRevisions>
    </reviewItem>
    <reviewItem>
      <errorID>2442a18a-446e-47c0-915e-067275428110</errorID>
      <errorWord>)</errorWord>
      <group>L1_Format</group>
      <groupName>格式问题</groupName>
      <ability>L2_HalfPunc</ability>
      <abilityName>全半角检查</abilityName>
      <candidateList>
        <item>）</item>
      </candidateList>
      <explain>文本全半角错误。</explain>
      <paraID> 5043BD7</paraID>
      <start>6</start>
      <end>7</end>
      <status>unmodified</status>
      <modifiedWord/>
      <trackRevisions>false</trackRevisions>
    </reviewItem>
    <reviewItem>
      <errorID>de411c3c-e3f6-4c97-b541-a95b68500737</errorID>
      <errorWord>】</errorWord>
      <group>L1_Punc</group>
      <groupName>标点问题</groupName>
      <ability>L2_Punc</ability>
      <abilityName>标点符号检查</abilityName>
      <candidateList/>
      <explain/>
      <paraID> BADC54B</paraID>
      <start>0</start>
      <end>1</end>
      <status>unmodified</status>
      <modifiedWord/>
      <trackRevisions>false</trackRevisions>
    </reviewItem>
    <reviewItem>
      <errorID>fe0abf34-f09d-4b28-9d45-aed7fc14bad7</errorID>
      <errorWord>提</errorWord>
      <group>L1_Word</group>
      <groupName>字词问题</groupName>
      <ability>L2_Typo</ability>
      <abilityName>字词错误</abilityName>
      <candidateList>
        <item>提出</item>
      </candidateList>
      <explain/>
      <paraID> 82F28E2</paraID>
      <start>34</start>
      <end>35</end>
      <status>unmodified</status>
      <modifiedWord/>
      <trackRevisions>false</trackRevisions>
    </reviewItem>
    <reviewItem>
      <errorID>dfce4a47-6d28-4b59-95c7-d6b7f3a9d383</errorID>
      <errorWord>：</errorWord>
      <group>L1_Format</group>
      <groupName>格式问题</groupName>
      <ability>L2_HalfPunc</ability>
      <abilityName>全半角检查</abilityName>
      <candidateList>
        <item>:</item>
      </candidateList>
      <explain>文本全半角错误。</explain>
      <paraID> 82F28E2</paraID>
      <start>62</start>
      <end>63</end>
      <status>unmodified</status>
      <modifiedWord/>
      <trackRevisions>false</trackRevisions>
    </reviewItem>
    <reviewItem>
      <errorID>2f64e888-51c6-49e8-aa1f-88f7243f6ba3</errorID>
      <errorWord>】</errorWord>
      <group>L1_Punc</group>
      <groupName>标点问题</groupName>
      <ability>L2_Punc</ability>
      <abilityName>标点符号检查</abilityName>
      <candidateList/>
      <explain/>
      <paraID>726C5E06</paraID>
      <start>0</start>
      <end>1</end>
      <status>unmodified</status>
      <modifiedWord/>
      <trackRevisions>false</trackRevisions>
    </reviewItem>
  </reviewItems>
  <config/>
</contractReview>
</file>

<file path=customXml/itemProps1.xml><?xml version="1.0" encoding="utf-8"?>
<ds:datastoreItem xmlns:ds="http://schemas.openxmlformats.org/officeDocument/2006/customXml" ds:itemID="{BFEA38AC-9B33-41A3-97D2-A29DAB482202}">
  <ds:schemaRefs/>
</ds:datastoreItem>
</file>

<file path=customXml/itemProps2.xml><?xml version="1.0" encoding="utf-8"?>
<ds:datastoreItem xmlns:ds="http://schemas.openxmlformats.org/officeDocument/2006/customXml" ds:itemID="{9C3407AA-CDFD-4614-9241-516E8FDEB619}">
  <ds:schemaRefs/>
</ds:datastoreItem>
</file>

<file path=docProps/app.xml><?xml version="1.0" encoding="utf-8"?>
<Properties xmlns="http://schemas.openxmlformats.org/officeDocument/2006/extended-properties" xmlns:vt="http://schemas.openxmlformats.org/officeDocument/2006/docPropsVTypes">
  <Template>Normal.dotm</Template>
  <Pages>3</Pages>
  <Words>1411</Words>
  <Characters>2419</Characters>
  <Lines>20</Lines>
  <Paragraphs>5</Paragraphs>
  <TotalTime>93</TotalTime>
  <ScaleCrop>false</ScaleCrop>
  <LinksUpToDate>false</LinksUpToDate>
  <CharactersWithSpaces>2570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2026-02-11T11:03:00Z</dcterms:created>
  <dc:creator>lenovo</dc:creator>
  <cp:lastModifiedBy>时光电车</cp:lastModifiedBy>
  <dcterms:modified xsi:type="dcterms:W3CDTF">2026-04-03T12:22:52Z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8D10AD28C2824DC2900F6E61798DF336_13</vt:lpwstr>
  </property>
  <property fmtid="{D5CDD505-2E9C-101B-9397-08002B2CF9AE}" pid="4" name="KSOTemplateDocerSaveRecord">
    <vt:lpwstr>eyJoZGlkIjoiZWRjYzZiNmQ0YTFmNjllODNlNTdmNTExYWJmZmU0YjEiLCJ1c2VySWQiOiI2MDM4NzU0MDMifQ==</vt:lpwstr>
  </property>
</Properties>
</file>